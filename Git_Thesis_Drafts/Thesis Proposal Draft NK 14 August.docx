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03EF8E" w14:textId="39750C7E" w:rsidR="000560AF" w:rsidRPr="009F6551" w:rsidRDefault="00C8148D">
      <w:pPr>
        <w:widowControl w:val="0"/>
        <w:autoSpaceDE w:val="0"/>
        <w:autoSpaceDN w:val="0"/>
        <w:adjustRightInd w:val="0"/>
        <w:spacing w:line="480" w:lineRule="auto"/>
        <w:outlineLvl w:val="0"/>
        <w:rPr>
          <w:rFonts w:ascii="Times New Roman" w:hAnsi="Times New Roman" w:cs="Times New Roman"/>
          <w:b/>
        </w:rPr>
        <w:pPrChange w:id="0" w:author="Nicole" w:date="2018-08-14T10:15:00Z">
          <w:pPr>
            <w:widowControl w:val="0"/>
            <w:autoSpaceDE w:val="0"/>
            <w:autoSpaceDN w:val="0"/>
            <w:adjustRightInd w:val="0"/>
            <w:spacing w:line="720" w:lineRule="auto"/>
            <w:outlineLvl w:val="0"/>
          </w:pPr>
        </w:pPrChange>
      </w:pPr>
      <w:commentRangeStart w:id="1"/>
      <w:commentRangeStart w:id="2"/>
      <w:r w:rsidRPr="00F275FA">
        <w:rPr>
          <w:rFonts w:ascii="Times New Roman" w:hAnsi="Times New Roman" w:cs="Times New Roman"/>
          <w:b/>
        </w:rPr>
        <w:t>Temporal</w:t>
      </w:r>
      <w:commentRangeEnd w:id="1"/>
      <w:r w:rsidR="00BE2858" w:rsidRPr="00F275FA">
        <w:rPr>
          <w:rStyle w:val="CommentReference"/>
          <w:rFonts w:ascii="Times New Roman" w:hAnsi="Times New Roman" w:cs="Times New Roman"/>
          <w:sz w:val="24"/>
          <w:szCs w:val="24"/>
          <w:rPrChange w:id="3" w:author="Nicole" w:date="2018-08-14T12:43:00Z">
            <w:rPr>
              <w:rStyle w:val="CommentReference"/>
            </w:rPr>
          </w:rPrChange>
        </w:rPr>
        <w:commentReference w:id="1"/>
      </w:r>
      <w:r w:rsidRPr="009F6551">
        <w:rPr>
          <w:rFonts w:ascii="Times New Roman" w:hAnsi="Times New Roman" w:cs="Times New Roman"/>
          <w:b/>
        </w:rPr>
        <w:t xml:space="preserve"> effectiveness of </w:t>
      </w:r>
      <w:r w:rsidR="00F62EFD" w:rsidRPr="009F6551">
        <w:rPr>
          <w:rFonts w:ascii="Times New Roman" w:hAnsi="Times New Roman" w:cs="Times New Roman"/>
          <w:b/>
        </w:rPr>
        <w:t xml:space="preserve">biodiversity </w:t>
      </w:r>
      <w:r w:rsidRPr="009F6551">
        <w:rPr>
          <w:rFonts w:ascii="Times New Roman" w:hAnsi="Times New Roman" w:cs="Times New Roman"/>
          <w:b/>
        </w:rPr>
        <w:t>surrogates in coral reef</w:t>
      </w:r>
      <w:r w:rsidR="000560AF" w:rsidRPr="006837B3">
        <w:rPr>
          <w:rFonts w:ascii="Times New Roman" w:hAnsi="Times New Roman" w:cs="Times New Roman"/>
          <w:b/>
        </w:rPr>
        <w:t xml:space="preserve"> communities </w:t>
      </w:r>
      <w:r w:rsidRPr="006837B3">
        <w:rPr>
          <w:rFonts w:ascii="Times New Roman" w:hAnsi="Times New Roman" w:cs="Times New Roman"/>
          <w:b/>
        </w:rPr>
        <w:t>in</w:t>
      </w:r>
      <w:r w:rsidR="000560AF" w:rsidRPr="006837B3">
        <w:rPr>
          <w:rFonts w:ascii="Times New Roman" w:hAnsi="Times New Roman" w:cs="Times New Roman"/>
          <w:b/>
        </w:rPr>
        <w:t xml:space="preserve"> the British Virgin Islands</w:t>
      </w:r>
      <w:commentRangeEnd w:id="2"/>
      <w:r w:rsidR="001D33E7" w:rsidRPr="00F275FA">
        <w:rPr>
          <w:rStyle w:val="CommentReference"/>
          <w:rFonts w:ascii="Times New Roman" w:hAnsi="Times New Roman" w:cs="Times New Roman"/>
          <w:sz w:val="24"/>
          <w:szCs w:val="24"/>
          <w:rPrChange w:id="4" w:author="Nicole" w:date="2018-08-14T12:43:00Z">
            <w:rPr>
              <w:rStyle w:val="CommentReference"/>
            </w:rPr>
          </w:rPrChange>
        </w:rPr>
        <w:commentReference w:id="2"/>
      </w:r>
    </w:p>
    <w:p w14:paraId="620A00A3" w14:textId="77777777" w:rsidR="000560AF" w:rsidRPr="009F6551" w:rsidRDefault="000560AF">
      <w:pPr>
        <w:widowControl w:val="0"/>
        <w:autoSpaceDE w:val="0"/>
        <w:autoSpaceDN w:val="0"/>
        <w:adjustRightInd w:val="0"/>
        <w:spacing w:line="480" w:lineRule="auto"/>
        <w:outlineLvl w:val="0"/>
        <w:rPr>
          <w:rFonts w:ascii="Times New Roman" w:hAnsi="Times New Roman" w:cs="Times New Roman"/>
        </w:rPr>
        <w:pPrChange w:id="5" w:author="Nicole" w:date="2018-08-14T10:15:00Z">
          <w:pPr>
            <w:widowControl w:val="0"/>
            <w:autoSpaceDE w:val="0"/>
            <w:autoSpaceDN w:val="0"/>
            <w:adjustRightInd w:val="0"/>
            <w:spacing w:line="720" w:lineRule="auto"/>
            <w:outlineLvl w:val="0"/>
          </w:pPr>
        </w:pPrChange>
      </w:pPr>
      <w:commentRangeStart w:id="6"/>
      <w:r w:rsidRPr="009F6551">
        <w:rPr>
          <w:rFonts w:ascii="Times New Roman" w:hAnsi="Times New Roman" w:cs="Times New Roman"/>
        </w:rPr>
        <w:t>Ni</w:t>
      </w:r>
      <w:commentRangeEnd w:id="6"/>
      <w:r w:rsidR="00F275FA" w:rsidRPr="00F275FA">
        <w:rPr>
          <w:rStyle w:val="CommentReference"/>
          <w:rFonts w:ascii="Times New Roman" w:hAnsi="Times New Roman" w:cs="Times New Roman"/>
          <w:sz w:val="24"/>
          <w:szCs w:val="24"/>
          <w:rPrChange w:id="7" w:author="Nicole" w:date="2018-08-14T12:43:00Z">
            <w:rPr>
              <w:rStyle w:val="CommentReference"/>
            </w:rPr>
          </w:rPrChange>
        </w:rPr>
        <w:commentReference w:id="6"/>
      </w:r>
      <w:r w:rsidRPr="009F6551">
        <w:rPr>
          <w:rFonts w:ascii="Times New Roman" w:hAnsi="Times New Roman" w:cs="Times New Roman"/>
        </w:rPr>
        <w:t>cole B. Keefner</w:t>
      </w:r>
      <w:r w:rsidRPr="009F6551">
        <w:rPr>
          <w:rFonts w:ascii="Times New Roman" w:hAnsi="Times New Roman" w:cs="Times New Roman"/>
          <w:vertAlign w:val="superscript"/>
        </w:rPr>
        <w:t>1</w:t>
      </w:r>
    </w:p>
    <w:p w14:paraId="34C75657" w14:textId="77777777" w:rsidR="000560AF" w:rsidRPr="006837B3" w:rsidRDefault="000560AF">
      <w:pPr>
        <w:widowControl w:val="0"/>
        <w:autoSpaceDE w:val="0"/>
        <w:autoSpaceDN w:val="0"/>
        <w:adjustRightInd w:val="0"/>
        <w:spacing w:line="480" w:lineRule="auto"/>
        <w:rPr>
          <w:rFonts w:ascii="Times New Roman" w:hAnsi="Times New Roman" w:cs="Times New Roman"/>
        </w:rPr>
        <w:pPrChange w:id="8" w:author="Nicole" w:date="2018-08-14T10:15:00Z">
          <w:pPr>
            <w:widowControl w:val="0"/>
            <w:autoSpaceDE w:val="0"/>
            <w:autoSpaceDN w:val="0"/>
            <w:adjustRightInd w:val="0"/>
            <w:spacing w:line="720" w:lineRule="auto"/>
          </w:pPr>
        </w:pPrChange>
      </w:pPr>
      <w:r w:rsidRPr="006837B3">
        <w:rPr>
          <w:rFonts w:ascii="Times New Roman" w:hAnsi="Times New Roman" w:cs="Times New Roman"/>
          <w:vertAlign w:val="superscript"/>
        </w:rPr>
        <w:t>1</w:t>
      </w:r>
      <w:r w:rsidRPr="006837B3">
        <w:rPr>
          <w:rFonts w:ascii="Times New Roman" w:hAnsi="Times New Roman" w:cs="Times New Roman"/>
        </w:rPr>
        <w:t xml:space="preserve">Department of Natural Resources Science, University of Rhode Island, Kingston, RI 02881, USA. </w:t>
      </w:r>
    </w:p>
    <w:p w14:paraId="5E481B60" w14:textId="77777777" w:rsidR="000560AF" w:rsidRPr="006837B3" w:rsidRDefault="000560AF">
      <w:pPr>
        <w:widowControl w:val="0"/>
        <w:autoSpaceDE w:val="0"/>
        <w:autoSpaceDN w:val="0"/>
        <w:adjustRightInd w:val="0"/>
        <w:spacing w:line="480" w:lineRule="auto"/>
        <w:outlineLvl w:val="0"/>
        <w:rPr>
          <w:rFonts w:ascii="Times New Roman" w:hAnsi="Times New Roman" w:cs="Times New Roman"/>
          <w:b/>
        </w:rPr>
        <w:pPrChange w:id="9" w:author="Nicole" w:date="2018-08-14T10:15:00Z">
          <w:pPr>
            <w:widowControl w:val="0"/>
            <w:autoSpaceDE w:val="0"/>
            <w:autoSpaceDN w:val="0"/>
            <w:adjustRightInd w:val="0"/>
            <w:spacing w:line="720" w:lineRule="auto"/>
            <w:outlineLvl w:val="0"/>
          </w:pPr>
        </w:pPrChange>
      </w:pPr>
      <w:r w:rsidRPr="006837B3">
        <w:rPr>
          <w:rFonts w:ascii="Times New Roman" w:hAnsi="Times New Roman" w:cs="Times New Roman"/>
          <w:b/>
        </w:rPr>
        <w:t>Statement of the Problem</w:t>
      </w:r>
    </w:p>
    <w:p w14:paraId="0F4F0E91" w14:textId="21C36DB8" w:rsidR="000560AF" w:rsidRPr="009F6551" w:rsidRDefault="000560AF">
      <w:pPr>
        <w:widowControl w:val="0"/>
        <w:autoSpaceDE w:val="0"/>
        <w:autoSpaceDN w:val="0"/>
        <w:adjustRightInd w:val="0"/>
        <w:spacing w:line="480" w:lineRule="auto"/>
        <w:ind w:firstLine="720"/>
        <w:rPr>
          <w:rFonts w:ascii="Times New Roman" w:hAnsi="Times New Roman" w:cs="Times New Roman"/>
        </w:rPr>
        <w:pPrChange w:id="10" w:author="Nicole" w:date="2018-08-14T10:15:00Z">
          <w:pPr>
            <w:widowControl w:val="0"/>
            <w:autoSpaceDE w:val="0"/>
            <w:autoSpaceDN w:val="0"/>
            <w:adjustRightInd w:val="0"/>
            <w:spacing w:line="720" w:lineRule="auto"/>
            <w:ind w:firstLine="720"/>
          </w:pPr>
        </w:pPrChange>
      </w:pPr>
      <w:r w:rsidRPr="00F275FA">
        <w:rPr>
          <w:rFonts w:ascii="Times New Roman" w:hAnsi="Times New Roman" w:cs="Times New Roman"/>
          <w:rPrChange w:id="11" w:author="Nicole" w:date="2018-08-14T12:43:00Z">
            <w:rPr>
              <w:rFonts w:ascii="Times New Roman" w:hAnsi="Times New Roman" w:cs="Times New Roman"/>
            </w:rPr>
          </w:rPrChange>
        </w:rPr>
        <w:t xml:space="preserve">This study aims to </w:t>
      </w:r>
      <w:r w:rsidR="00DD6FC1" w:rsidRPr="00F275FA">
        <w:rPr>
          <w:rFonts w:ascii="Times New Roman" w:hAnsi="Times New Roman" w:cs="Times New Roman"/>
          <w:rPrChange w:id="12" w:author="Nicole" w:date="2018-08-14T12:43:00Z">
            <w:rPr>
              <w:rFonts w:ascii="Times New Roman" w:hAnsi="Times New Roman" w:cs="Times New Roman"/>
            </w:rPr>
          </w:rPrChange>
        </w:rPr>
        <w:t>inve</w:t>
      </w:r>
      <w:r w:rsidR="0094103A" w:rsidRPr="00F275FA">
        <w:rPr>
          <w:rFonts w:ascii="Times New Roman" w:hAnsi="Times New Roman" w:cs="Times New Roman"/>
          <w:rPrChange w:id="13" w:author="Nicole" w:date="2018-08-14T12:43:00Z">
            <w:rPr>
              <w:rFonts w:ascii="Times New Roman" w:hAnsi="Times New Roman" w:cs="Times New Roman"/>
            </w:rPr>
          </w:rPrChange>
        </w:rPr>
        <w:t xml:space="preserve">stigate </w:t>
      </w:r>
      <w:r w:rsidR="00063837" w:rsidRPr="00F275FA">
        <w:rPr>
          <w:rFonts w:ascii="Times New Roman" w:hAnsi="Times New Roman" w:cs="Times New Roman"/>
          <w:rPrChange w:id="14" w:author="Nicole" w:date="2018-08-14T12:43:00Z">
            <w:rPr>
              <w:rFonts w:ascii="Times New Roman" w:hAnsi="Times New Roman" w:cs="Times New Roman"/>
            </w:rPr>
          </w:rPrChange>
        </w:rPr>
        <w:t xml:space="preserve">the </w:t>
      </w:r>
      <w:r w:rsidR="0094103A" w:rsidRPr="00F275FA">
        <w:rPr>
          <w:rFonts w:ascii="Times New Roman" w:hAnsi="Times New Roman" w:cs="Times New Roman"/>
          <w:rPrChange w:id="15" w:author="Nicole" w:date="2018-08-14T12:43:00Z">
            <w:rPr>
              <w:rFonts w:ascii="Times New Roman" w:hAnsi="Times New Roman" w:cs="Times New Roman"/>
            </w:rPr>
          </w:rPrChange>
        </w:rPr>
        <w:t>effectiveness</w:t>
      </w:r>
      <w:r w:rsidR="00DD6FC1" w:rsidRPr="00F275FA">
        <w:rPr>
          <w:rFonts w:ascii="Times New Roman" w:hAnsi="Times New Roman" w:cs="Times New Roman"/>
          <w:rPrChange w:id="16" w:author="Nicole" w:date="2018-08-14T12:43:00Z">
            <w:rPr>
              <w:rFonts w:ascii="Times New Roman" w:hAnsi="Times New Roman" w:cs="Times New Roman"/>
            </w:rPr>
          </w:rPrChange>
        </w:rPr>
        <w:t xml:space="preserve"> of </w:t>
      </w:r>
      <w:r w:rsidR="00063837" w:rsidRPr="00F275FA">
        <w:rPr>
          <w:rFonts w:ascii="Times New Roman" w:hAnsi="Times New Roman" w:cs="Times New Roman"/>
          <w:rPrChange w:id="17" w:author="Nicole" w:date="2018-08-14T12:43:00Z">
            <w:rPr>
              <w:rFonts w:ascii="Times New Roman" w:hAnsi="Times New Roman" w:cs="Times New Roman"/>
            </w:rPr>
          </w:rPrChange>
        </w:rPr>
        <w:t>different taxonomic groups (</w:t>
      </w:r>
      <w:r w:rsidR="00DD6FC1" w:rsidRPr="00F275FA">
        <w:rPr>
          <w:rFonts w:ascii="Times New Roman" w:hAnsi="Times New Roman" w:cs="Times New Roman"/>
          <w:rPrChange w:id="18" w:author="Nicole" w:date="2018-08-14T12:43:00Z">
            <w:rPr>
              <w:rFonts w:ascii="Times New Roman" w:hAnsi="Times New Roman" w:cs="Times New Roman"/>
            </w:rPr>
          </w:rPrChange>
        </w:rPr>
        <w:t>sponges, corals, and reef fishes</w:t>
      </w:r>
      <w:r w:rsidR="00063837" w:rsidRPr="00F275FA">
        <w:rPr>
          <w:rFonts w:ascii="Times New Roman" w:hAnsi="Times New Roman" w:cs="Times New Roman"/>
          <w:rPrChange w:id="19" w:author="Nicole" w:date="2018-08-14T12:43:00Z">
            <w:rPr>
              <w:rFonts w:ascii="Times New Roman" w:hAnsi="Times New Roman" w:cs="Times New Roman"/>
            </w:rPr>
          </w:rPrChange>
        </w:rPr>
        <w:t>) as proxies for overall biodiversity</w:t>
      </w:r>
      <w:r w:rsidR="00DD6FC1" w:rsidRPr="00F275FA">
        <w:rPr>
          <w:rFonts w:ascii="Times New Roman" w:hAnsi="Times New Roman" w:cs="Times New Roman"/>
          <w:rPrChange w:id="20" w:author="Nicole" w:date="2018-08-14T12:43:00Z">
            <w:rPr>
              <w:rFonts w:ascii="Times New Roman" w:hAnsi="Times New Roman" w:cs="Times New Roman"/>
            </w:rPr>
          </w:rPrChange>
        </w:rPr>
        <w:t xml:space="preserve"> in a </w:t>
      </w:r>
      <w:r w:rsidR="0094103A" w:rsidRPr="00F275FA">
        <w:rPr>
          <w:rFonts w:ascii="Times New Roman" w:hAnsi="Times New Roman" w:cs="Times New Roman"/>
          <w:rPrChange w:id="21" w:author="Nicole" w:date="2018-08-14T12:43:00Z">
            <w:rPr>
              <w:rFonts w:ascii="Times New Roman" w:hAnsi="Times New Roman" w:cs="Times New Roman"/>
            </w:rPr>
          </w:rPrChange>
        </w:rPr>
        <w:t xml:space="preserve">tropical </w:t>
      </w:r>
      <w:r w:rsidR="00063837" w:rsidRPr="00F275FA">
        <w:rPr>
          <w:rFonts w:ascii="Times New Roman" w:hAnsi="Times New Roman" w:cs="Times New Roman"/>
          <w:rPrChange w:id="22" w:author="Nicole" w:date="2018-08-14T12:43:00Z">
            <w:rPr>
              <w:rFonts w:ascii="Times New Roman" w:hAnsi="Times New Roman" w:cs="Times New Roman"/>
            </w:rPr>
          </w:rPrChange>
        </w:rPr>
        <w:t xml:space="preserve">coral </w:t>
      </w:r>
      <w:r w:rsidR="0094103A" w:rsidRPr="00F275FA">
        <w:rPr>
          <w:rFonts w:ascii="Times New Roman" w:hAnsi="Times New Roman" w:cs="Times New Roman"/>
          <w:rPrChange w:id="23" w:author="Nicole" w:date="2018-08-14T12:43:00Z">
            <w:rPr>
              <w:rFonts w:ascii="Times New Roman" w:hAnsi="Times New Roman" w:cs="Times New Roman"/>
            </w:rPr>
          </w:rPrChange>
        </w:rPr>
        <w:t>reef system</w:t>
      </w:r>
      <w:ins w:id="24" w:author="Graham Forrester" w:date="2018-08-10T15:03:00Z">
        <w:r w:rsidR="00063837" w:rsidRPr="00F275FA">
          <w:rPr>
            <w:rFonts w:ascii="Times New Roman" w:hAnsi="Times New Roman" w:cs="Times New Roman"/>
            <w:rPrChange w:id="25" w:author="Nicole" w:date="2018-08-14T12:43:00Z">
              <w:rPr>
                <w:rFonts w:ascii="Times New Roman" w:hAnsi="Times New Roman" w:cs="Times New Roman"/>
              </w:rPr>
            </w:rPrChange>
          </w:rPr>
          <w:t xml:space="preserve">. </w:t>
        </w:r>
      </w:ins>
      <w:ins w:id="26" w:author="Graham Forrester" w:date="2018-08-10T15:05:00Z">
        <w:r w:rsidR="00063837" w:rsidRPr="00F275FA">
          <w:rPr>
            <w:rFonts w:ascii="Times New Roman" w:hAnsi="Times New Roman" w:cs="Times New Roman"/>
            <w:rPrChange w:id="27" w:author="Nicole" w:date="2018-08-14T12:43:00Z">
              <w:rPr>
                <w:rFonts w:ascii="Times New Roman" w:hAnsi="Times New Roman" w:cs="Times New Roman"/>
              </w:rPr>
            </w:rPrChange>
          </w:rPr>
          <w:t xml:space="preserve">In addition to testing whether proxies </w:t>
        </w:r>
      </w:ins>
      <w:ins w:id="28" w:author="Graham Forrester" w:date="2018-08-10T15:08:00Z">
        <w:r w:rsidR="00063837" w:rsidRPr="00F275FA">
          <w:rPr>
            <w:rFonts w:ascii="Times New Roman" w:hAnsi="Times New Roman" w:cs="Times New Roman"/>
            <w:rPrChange w:id="29" w:author="Nicole" w:date="2018-08-14T12:43:00Z">
              <w:rPr>
                <w:rFonts w:ascii="Times New Roman" w:hAnsi="Times New Roman" w:cs="Times New Roman"/>
              </w:rPr>
            </w:rPrChange>
          </w:rPr>
          <w:t>are comparable</w:t>
        </w:r>
      </w:ins>
      <w:ins w:id="30" w:author="Graham Forrester" w:date="2018-08-10T15:05:00Z">
        <w:r w:rsidR="00063837" w:rsidRPr="00F275FA">
          <w:rPr>
            <w:rFonts w:ascii="Times New Roman" w:hAnsi="Times New Roman" w:cs="Times New Roman"/>
            <w:rPrChange w:id="31" w:author="Nicole" w:date="2018-08-14T12:43:00Z">
              <w:rPr>
                <w:rFonts w:ascii="Times New Roman" w:hAnsi="Times New Roman" w:cs="Times New Roman"/>
              </w:rPr>
            </w:rPrChange>
          </w:rPr>
          <w:t xml:space="preserve"> among site</w:t>
        </w:r>
      </w:ins>
      <w:ins w:id="32" w:author="Graham Forrester" w:date="2018-08-10T15:07:00Z">
        <w:r w:rsidR="00063837" w:rsidRPr="00F275FA">
          <w:rPr>
            <w:rFonts w:ascii="Times New Roman" w:hAnsi="Times New Roman" w:cs="Times New Roman"/>
            <w:rPrChange w:id="33" w:author="Nicole" w:date="2018-08-14T12:43:00Z">
              <w:rPr>
                <w:rFonts w:ascii="Times New Roman" w:hAnsi="Times New Roman" w:cs="Times New Roman"/>
              </w:rPr>
            </w:rPrChange>
          </w:rPr>
          <w:t>s</w:t>
        </w:r>
      </w:ins>
      <w:ins w:id="34" w:author="Graham Forrester" w:date="2018-08-10T15:05:00Z">
        <w:r w:rsidR="00063837" w:rsidRPr="00F275FA">
          <w:rPr>
            <w:rFonts w:ascii="Times New Roman" w:hAnsi="Times New Roman" w:cs="Times New Roman"/>
            <w:rPrChange w:id="35" w:author="Nicole" w:date="2018-08-14T12:43:00Z">
              <w:rPr>
                <w:rFonts w:ascii="Times New Roman" w:hAnsi="Times New Roman" w:cs="Times New Roman"/>
              </w:rPr>
            </w:rPrChange>
          </w:rPr>
          <w:t xml:space="preserve">, I will </w:t>
        </w:r>
      </w:ins>
      <w:ins w:id="36" w:author="Graham Forrester" w:date="2018-08-10T15:06:00Z">
        <w:r w:rsidR="00063837" w:rsidRPr="00F275FA">
          <w:rPr>
            <w:rFonts w:ascii="Times New Roman" w:hAnsi="Times New Roman" w:cs="Times New Roman"/>
            <w:rPrChange w:id="37" w:author="Nicole" w:date="2018-08-14T12:43:00Z">
              <w:rPr>
                <w:rFonts w:ascii="Times New Roman" w:hAnsi="Times New Roman" w:cs="Times New Roman"/>
              </w:rPr>
            </w:rPrChange>
          </w:rPr>
          <w:t xml:space="preserve">test if </w:t>
        </w:r>
        <w:commentRangeStart w:id="38"/>
        <w:r w:rsidR="00063837" w:rsidRPr="00F275FA">
          <w:rPr>
            <w:rFonts w:ascii="Times New Roman" w:hAnsi="Times New Roman" w:cs="Times New Roman"/>
            <w:rPrChange w:id="39" w:author="Nicole" w:date="2018-08-14T12:43:00Z">
              <w:rPr>
                <w:rFonts w:ascii="Times New Roman" w:hAnsi="Times New Roman" w:cs="Times New Roman"/>
              </w:rPr>
            </w:rPrChange>
          </w:rPr>
          <w:t xml:space="preserve">and why </w:t>
        </w:r>
      </w:ins>
      <w:commentRangeEnd w:id="38"/>
      <w:r w:rsidR="00514541" w:rsidRPr="00F275FA">
        <w:rPr>
          <w:rStyle w:val="CommentReference"/>
          <w:rFonts w:ascii="Times New Roman" w:hAnsi="Times New Roman" w:cs="Times New Roman"/>
          <w:sz w:val="24"/>
          <w:szCs w:val="24"/>
          <w:rPrChange w:id="40" w:author="Nicole" w:date="2018-08-14T12:43:00Z">
            <w:rPr>
              <w:rStyle w:val="CommentReference"/>
            </w:rPr>
          </w:rPrChange>
        </w:rPr>
        <w:commentReference w:id="38"/>
      </w:r>
      <w:ins w:id="41" w:author="Graham Forrester" w:date="2018-08-10T15:06:00Z">
        <w:r w:rsidR="00063837" w:rsidRPr="009F6551">
          <w:rPr>
            <w:rFonts w:ascii="Times New Roman" w:hAnsi="Times New Roman" w:cs="Times New Roman"/>
          </w:rPr>
          <w:t>they change similar</w:t>
        </w:r>
      </w:ins>
      <w:ins w:id="42" w:author="Graham Forrester" w:date="2018-08-10T15:07:00Z">
        <w:r w:rsidR="00063837" w:rsidRPr="006837B3">
          <w:rPr>
            <w:rFonts w:ascii="Times New Roman" w:hAnsi="Times New Roman" w:cs="Times New Roman"/>
          </w:rPr>
          <w:t>l</w:t>
        </w:r>
      </w:ins>
      <w:ins w:id="43" w:author="Graham Forrester" w:date="2018-08-10T15:06:00Z">
        <w:r w:rsidR="00063837" w:rsidRPr="006837B3">
          <w:rPr>
            <w:rFonts w:ascii="Times New Roman" w:hAnsi="Times New Roman" w:cs="Times New Roman"/>
          </w:rPr>
          <w:t xml:space="preserve">y over time </w:t>
        </w:r>
      </w:ins>
      <w:ins w:id="44" w:author="Graham Forrester" w:date="2018-08-10T15:07:00Z">
        <w:r w:rsidR="00063837" w:rsidRPr="006837B3">
          <w:rPr>
            <w:rFonts w:ascii="Times New Roman" w:hAnsi="Times New Roman" w:cs="Times New Roman"/>
          </w:rPr>
          <w:t xml:space="preserve">in response </w:t>
        </w:r>
      </w:ins>
      <w:ins w:id="45" w:author="Graham Forrester" w:date="2018-08-10T15:05:00Z">
        <w:r w:rsidR="00063837" w:rsidRPr="006837B3">
          <w:rPr>
            <w:rFonts w:ascii="Times New Roman" w:hAnsi="Times New Roman" w:cs="Times New Roman"/>
          </w:rPr>
          <w:t xml:space="preserve">to </w:t>
        </w:r>
      </w:ins>
      <w:ins w:id="46" w:author="Graham Forrester" w:date="2018-08-10T15:06:00Z">
        <w:r w:rsidR="00063837" w:rsidRPr="006837B3">
          <w:rPr>
            <w:rFonts w:ascii="Times New Roman" w:hAnsi="Times New Roman" w:cs="Times New Roman"/>
          </w:rPr>
          <w:t xml:space="preserve">natural </w:t>
        </w:r>
      </w:ins>
      <w:ins w:id="47" w:author="Graham Forrester" w:date="2018-08-10T15:07:00Z">
        <w:r w:rsidR="00063837" w:rsidRPr="006837B3">
          <w:rPr>
            <w:rFonts w:ascii="Times New Roman" w:hAnsi="Times New Roman" w:cs="Times New Roman"/>
          </w:rPr>
          <w:t xml:space="preserve">and </w:t>
        </w:r>
      </w:ins>
      <w:ins w:id="48" w:author="Graham Forrester" w:date="2018-08-10T15:06:00Z">
        <w:r w:rsidR="00063837" w:rsidRPr="006837B3">
          <w:rPr>
            <w:rFonts w:ascii="Times New Roman" w:hAnsi="Times New Roman" w:cs="Times New Roman"/>
          </w:rPr>
          <w:t>anthro</w:t>
        </w:r>
      </w:ins>
      <w:ins w:id="49" w:author="Graham Forrester" w:date="2018-08-10T15:07:00Z">
        <w:r w:rsidR="00063837" w:rsidRPr="006837B3">
          <w:rPr>
            <w:rFonts w:ascii="Times New Roman" w:hAnsi="Times New Roman" w:cs="Times New Roman"/>
          </w:rPr>
          <w:t>po</w:t>
        </w:r>
      </w:ins>
      <w:ins w:id="50" w:author="Graham Forrester" w:date="2018-08-10T15:06:00Z">
        <w:r w:rsidR="00063837" w:rsidRPr="006837B3">
          <w:rPr>
            <w:rFonts w:ascii="Times New Roman" w:hAnsi="Times New Roman" w:cs="Times New Roman"/>
          </w:rPr>
          <w:t>g</w:t>
        </w:r>
      </w:ins>
      <w:ins w:id="51" w:author="Graham Forrester" w:date="2018-08-10T15:07:00Z">
        <w:r w:rsidR="00063837" w:rsidRPr="00F275FA">
          <w:rPr>
            <w:rFonts w:ascii="Times New Roman" w:hAnsi="Times New Roman" w:cs="Times New Roman"/>
            <w:rPrChange w:id="52" w:author="Nicole" w:date="2018-08-14T12:43:00Z">
              <w:rPr>
                <w:rFonts w:ascii="Times New Roman" w:hAnsi="Times New Roman" w:cs="Times New Roman"/>
              </w:rPr>
            </w:rPrChange>
          </w:rPr>
          <w:t>enic forces</w:t>
        </w:r>
      </w:ins>
      <w:r w:rsidR="00441CA2" w:rsidRPr="00F275FA">
        <w:rPr>
          <w:rFonts w:ascii="Times New Roman" w:hAnsi="Times New Roman" w:cs="Times New Roman"/>
          <w:rPrChange w:id="53" w:author="Nicole" w:date="2018-08-14T12:43:00Z">
            <w:rPr>
              <w:rFonts w:ascii="Times New Roman" w:hAnsi="Times New Roman" w:cs="Times New Roman"/>
            </w:rPr>
          </w:rPrChange>
        </w:rPr>
        <w:t>. I will compare the</w:t>
      </w:r>
      <w:r w:rsidR="00DD6FC1" w:rsidRPr="00F275FA">
        <w:rPr>
          <w:rFonts w:ascii="Times New Roman" w:hAnsi="Times New Roman" w:cs="Times New Roman"/>
          <w:rPrChange w:id="54" w:author="Nicole" w:date="2018-08-14T12:43:00Z">
            <w:rPr>
              <w:rFonts w:ascii="Times New Roman" w:hAnsi="Times New Roman" w:cs="Times New Roman"/>
            </w:rPr>
          </w:rPrChange>
        </w:rPr>
        <w:t xml:space="preserve"> effectiveness of </w:t>
      </w:r>
      <w:r w:rsidR="00063837" w:rsidRPr="00F275FA">
        <w:rPr>
          <w:rFonts w:ascii="Times New Roman" w:hAnsi="Times New Roman" w:cs="Times New Roman"/>
          <w:rPrChange w:id="55" w:author="Nicole" w:date="2018-08-14T12:43:00Z">
            <w:rPr>
              <w:rFonts w:ascii="Times New Roman" w:hAnsi="Times New Roman" w:cs="Times New Roman"/>
            </w:rPr>
          </w:rPrChange>
        </w:rPr>
        <w:t xml:space="preserve">surrogates that can be surveyed in the field: </w:t>
      </w:r>
      <w:r w:rsidR="00D530AE" w:rsidRPr="00F275FA">
        <w:rPr>
          <w:rFonts w:ascii="Times New Roman" w:hAnsi="Times New Roman" w:cs="Times New Roman"/>
          <w:rPrChange w:id="56" w:author="Nicole" w:date="2018-08-14T12:43:00Z">
            <w:rPr>
              <w:rFonts w:ascii="Times New Roman" w:hAnsi="Times New Roman" w:cs="Times New Roman"/>
            </w:rPr>
          </w:rPrChange>
        </w:rPr>
        <w:t>recognizable taxonomic units (</w:t>
      </w:r>
      <w:r w:rsidR="00DD6FC1" w:rsidRPr="00F275FA">
        <w:rPr>
          <w:rFonts w:ascii="Times New Roman" w:hAnsi="Times New Roman" w:cs="Times New Roman"/>
          <w:rPrChange w:id="57" w:author="Nicole" w:date="2018-08-14T12:43:00Z">
            <w:rPr>
              <w:rFonts w:ascii="Times New Roman" w:hAnsi="Times New Roman" w:cs="Times New Roman"/>
            </w:rPr>
          </w:rPrChange>
        </w:rPr>
        <w:t>RTU’s</w:t>
      </w:r>
      <w:r w:rsidR="00D530AE" w:rsidRPr="00F275FA">
        <w:rPr>
          <w:rFonts w:ascii="Times New Roman" w:hAnsi="Times New Roman" w:cs="Times New Roman"/>
          <w:rPrChange w:id="58" w:author="Nicole" w:date="2018-08-14T12:43:00Z">
            <w:rPr>
              <w:rFonts w:ascii="Times New Roman" w:hAnsi="Times New Roman" w:cs="Times New Roman"/>
            </w:rPr>
          </w:rPrChange>
        </w:rPr>
        <w:t>)</w:t>
      </w:r>
      <w:r w:rsidR="00DD6FC1" w:rsidRPr="00F275FA">
        <w:rPr>
          <w:rFonts w:ascii="Times New Roman" w:hAnsi="Times New Roman" w:cs="Times New Roman"/>
          <w:rPrChange w:id="59" w:author="Nicole" w:date="2018-08-14T12:43:00Z">
            <w:rPr>
              <w:rFonts w:ascii="Times New Roman" w:hAnsi="Times New Roman" w:cs="Times New Roman"/>
            </w:rPr>
          </w:rPrChange>
        </w:rPr>
        <w:t xml:space="preserve"> and functional groups.</w:t>
      </w:r>
      <w:r w:rsidRPr="00F275FA">
        <w:rPr>
          <w:rFonts w:ascii="Times New Roman" w:hAnsi="Times New Roman" w:cs="Times New Roman"/>
          <w:rPrChange w:id="60" w:author="Nicole" w:date="2018-08-14T12:43:00Z">
            <w:rPr>
              <w:rFonts w:ascii="Times New Roman" w:hAnsi="Times New Roman" w:cs="Times New Roman"/>
            </w:rPr>
          </w:rPrChange>
        </w:rPr>
        <w:t xml:space="preserve"> </w:t>
      </w:r>
      <w:r w:rsidR="00441CA2" w:rsidRPr="00F275FA">
        <w:rPr>
          <w:rFonts w:ascii="Times New Roman" w:hAnsi="Times New Roman" w:cs="Times New Roman"/>
          <w:rPrChange w:id="61" w:author="Nicole" w:date="2018-08-14T12:43:00Z">
            <w:rPr>
              <w:rFonts w:ascii="Times New Roman" w:hAnsi="Times New Roman" w:cs="Times New Roman"/>
            </w:rPr>
          </w:rPrChange>
        </w:rPr>
        <w:t>I will use d</w:t>
      </w:r>
      <w:r w:rsidRPr="00F275FA">
        <w:rPr>
          <w:rFonts w:ascii="Times New Roman" w:hAnsi="Times New Roman" w:cs="Times New Roman"/>
          <w:rPrChange w:id="62" w:author="Nicole" w:date="2018-08-14T12:43:00Z">
            <w:rPr>
              <w:rFonts w:ascii="Times New Roman" w:hAnsi="Times New Roman" w:cs="Times New Roman"/>
            </w:rPr>
          </w:rPrChange>
        </w:rPr>
        <w:t xml:space="preserve">ata collected from reef monitoring in the British Virgin </w:t>
      </w:r>
      <w:commentRangeStart w:id="63"/>
      <w:r w:rsidRPr="00F275FA">
        <w:rPr>
          <w:rFonts w:ascii="Times New Roman" w:hAnsi="Times New Roman" w:cs="Times New Roman"/>
          <w:rPrChange w:id="64" w:author="Nicole" w:date="2018-08-14T12:43:00Z">
            <w:rPr>
              <w:rFonts w:ascii="Times New Roman" w:hAnsi="Times New Roman" w:cs="Times New Roman"/>
            </w:rPr>
          </w:rPrChange>
        </w:rPr>
        <w:t>Islands</w:t>
      </w:r>
      <w:commentRangeEnd w:id="63"/>
      <w:ins w:id="65" w:author="Nicole" w:date="2018-08-14T10:01:00Z">
        <w:r w:rsidR="000B29A6" w:rsidRPr="00F275FA">
          <w:rPr>
            <w:rFonts w:ascii="Times New Roman" w:hAnsi="Times New Roman" w:cs="Times New Roman"/>
            <w:rPrChange w:id="66" w:author="Nicole" w:date="2018-08-14T12:43:00Z">
              <w:rPr>
                <w:rFonts w:ascii="Times New Roman" w:hAnsi="Times New Roman" w:cs="Times New Roman"/>
              </w:rPr>
            </w:rPrChange>
          </w:rPr>
          <w:t xml:space="preserve"> from 1992 to 201</w:t>
        </w:r>
      </w:ins>
      <w:ins w:id="67" w:author="Nicole" w:date="2018-08-14T11:15:00Z">
        <w:r w:rsidR="0018077E" w:rsidRPr="00F275FA">
          <w:rPr>
            <w:rFonts w:ascii="Times New Roman" w:hAnsi="Times New Roman" w:cs="Times New Roman"/>
            <w:rPrChange w:id="68" w:author="Nicole" w:date="2018-08-14T12:43:00Z">
              <w:rPr>
                <w:rFonts w:ascii="Times New Roman" w:hAnsi="Times New Roman" w:cs="Times New Roman"/>
              </w:rPr>
            </w:rPrChange>
          </w:rPr>
          <w:t>7</w:t>
        </w:r>
      </w:ins>
      <w:del w:id="69" w:author="Nicole" w:date="2018-08-14T11:15:00Z">
        <w:r w:rsidR="00A12636" w:rsidRPr="00F275FA" w:rsidDel="0018077E">
          <w:rPr>
            <w:rStyle w:val="CommentReference"/>
            <w:rFonts w:ascii="Times New Roman" w:hAnsi="Times New Roman" w:cs="Times New Roman"/>
            <w:sz w:val="24"/>
            <w:szCs w:val="24"/>
            <w:rPrChange w:id="70" w:author="Nicole" w:date="2018-08-14T12:43:00Z">
              <w:rPr>
                <w:rStyle w:val="CommentReference"/>
              </w:rPr>
            </w:rPrChange>
          </w:rPr>
          <w:commentReference w:id="63"/>
        </w:r>
        <w:r w:rsidRPr="009F6551" w:rsidDel="0018077E">
          <w:rPr>
            <w:rFonts w:ascii="Times New Roman" w:hAnsi="Times New Roman" w:cs="Times New Roman"/>
          </w:rPr>
          <w:delText>.</w:delText>
        </w:r>
      </w:del>
    </w:p>
    <w:p w14:paraId="66EE783C" w14:textId="77777777" w:rsidR="000560AF" w:rsidRPr="006837B3" w:rsidRDefault="000560AF">
      <w:pPr>
        <w:widowControl w:val="0"/>
        <w:tabs>
          <w:tab w:val="left" w:pos="220"/>
          <w:tab w:val="left" w:pos="720"/>
        </w:tabs>
        <w:autoSpaceDE w:val="0"/>
        <w:autoSpaceDN w:val="0"/>
        <w:adjustRightInd w:val="0"/>
        <w:spacing w:line="480" w:lineRule="auto"/>
        <w:outlineLvl w:val="0"/>
        <w:rPr>
          <w:rFonts w:ascii="Times New Roman" w:hAnsi="Times New Roman" w:cs="Times New Roman"/>
          <w:b/>
        </w:rPr>
        <w:pPrChange w:id="71" w:author="Nicole" w:date="2018-08-14T10:15:00Z">
          <w:pPr>
            <w:widowControl w:val="0"/>
            <w:tabs>
              <w:tab w:val="left" w:pos="220"/>
              <w:tab w:val="left" w:pos="720"/>
            </w:tabs>
            <w:autoSpaceDE w:val="0"/>
            <w:autoSpaceDN w:val="0"/>
            <w:adjustRightInd w:val="0"/>
            <w:spacing w:line="720" w:lineRule="auto"/>
            <w:outlineLvl w:val="0"/>
          </w:pPr>
        </w:pPrChange>
      </w:pPr>
      <w:r w:rsidRPr="006837B3">
        <w:rPr>
          <w:rFonts w:ascii="Times New Roman" w:hAnsi="Times New Roman" w:cs="Times New Roman"/>
          <w:b/>
        </w:rPr>
        <w:t xml:space="preserve">Justification for and Significance of the Study </w:t>
      </w:r>
    </w:p>
    <w:p w14:paraId="65879267" w14:textId="6C01FB7F" w:rsidR="00FE148D" w:rsidRPr="009F6551" w:rsidRDefault="0094103A">
      <w:pPr>
        <w:spacing w:line="480" w:lineRule="auto"/>
        <w:ind w:firstLine="720"/>
        <w:rPr>
          <w:rFonts w:ascii="Times New Roman" w:eastAsia="Calibri" w:hAnsi="Times New Roman" w:cs="Times New Roman"/>
        </w:rPr>
        <w:pPrChange w:id="72" w:author="Nicole" w:date="2018-08-14T10:15:00Z">
          <w:pPr>
            <w:spacing w:line="720" w:lineRule="auto"/>
            <w:ind w:firstLine="720"/>
          </w:pPr>
        </w:pPrChange>
      </w:pPr>
      <w:r w:rsidRPr="006837B3">
        <w:rPr>
          <w:rFonts w:ascii="Times New Roman" w:eastAsia="Calibri" w:hAnsi="Times New Roman" w:cs="Times New Roman"/>
        </w:rPr>
        <w:t>B</w:t>
      </w:r>
      <w:r w:rsidR="000560AF" w:rsidRPr="006837B3">
        <w:rPr>
          <w:rFonts w:ascii="Times New Roman" w:eastAsia="Calibri" w:hAnsi="Times New Roman" w:cs="Times New Roman"/>
        </w:rPr>
        <w:t>iodiversity</w:t>
      </w:r>
      <w:r w:rsidR="006776C7" w:rsidRPr="006837B3">
        <w:rPr>
          <w:rFonts w:ascii="Times New Roman" w:eastAsia="Calibri" w:hAnsi="Times New Roman" w:cs="Times New Roman"/>
        </w:rPr>
        <w:t xml:space="preserve"> </w:t>
      </w:r>
      <w:commentRangeStart w:id="73"/>
      <w:del w:id="74" w:author="Graham Forrester" w:date="2018-08-10T15:14:00Z">
        <w:r w:rsidR="006776C7" w:rsidRPr="006837B3" w:rsidDel="000C7138">
          <w:rPr>
            <w:rFonts w:ascii="Times New Roman" w:eastAsia="Calibri" w:hAnsi="Times New Roman" w:cs="Times New Roman"/>
          </w:rPr>
          <w:delText>changes and</w:delText>
        </w:r>
      </w:del>
      <w:commentRangeEnd w:id="73"/>
      <w:r w:rsidR="00294D79" w:rsidRPr="00F275FA">
        <w:rPr>
          <w:rStyle w:val="CommentReference"/>
          <w:rFonts w:ascii="Times New Roman" w:hAnsi="Times New Roman" w:cs="Times New Roman"/>
          <w:sz w:val="24"/>
          <w:szCs w:val="24"/>
          <w:rPrChange w:id="75" w:author="Nicole" w:date="2018-08-14T12:43:00Z">
            <w:rPr>
              <w:rStyle w:val="CommentReference"/>
            </w:rPr>
          </w:rPrChange>
        </w:rPr>
        <w:commentReference w:id="73"/>
      </w:r>
      <w:del w:id="76" w:author="Graham Forrester" w:date="2018-08-10T15:14:00Z">
        <w:r w:rsidR="000560AF" w:rsidRPr="009F6551" w:rsidDel="000C7138">
          <w:rPr>
            <w:rFonts w:ascii="Times New Roman" w:eastAsia="Calibri" w:hAnsi="Times New Roman" w:cs="Times New Roman"/>
          </w:rPr>
          <w:delText xml:space="preserve"> </w:delText>
        </w:r>
      </w:del>
      <w:r w:rsidR="000560AF" w:rsidRPr="009F6551">
        <w:rPr>
          <w:rFonts w:ascii="Times New Roman" w:eastAsia="Calibri" w:hAnsi="Times New Roman" w:cs="Times New Roman"/>
        </w:rPr>
        <w:t xml:space="preserve">declines associated with </w:t>
      </w:r>
      <w:r w:rsidR="000C7138" w:rsidRPr="009F6551">
        <w:rPr>
          <w:rFonts w:ascii="Times New Roman" w:eastAsia="Calibri" w:hAnsi="Times New Roman" w:cs="Times New Roman"/>
        </w:rPr>
        <w:t xml:space="preserve">increasing </w:t>
      </w:r>
      <w:r w:rsidR="000560AF" w:rsidRPr="006837B3">
        <w:rPr>
          <w:rFonts w:ascii="Times New Roman" w:eastAsia="Calibri" w:hAnsi="Times New Roman" w:cs="Times New Roman"/>
        </w:rPr>
        <w:t xml:space="preserve">levels of anthropogenic </w:t>
      </w:r>
      <w:r w:rsidR="009347E3" w:rsidRPr="006837B3">
        <w:rPr>
          <w:rFonts w:ascii="Times New Roman" w:eastAsia="Calibri" w:hAnsi="Times New Roman" w:cs="Times New Roman"/>
        </w:rPr>
        <w:t xml:space="preserve">stress </w:t>
      </w:r>
      <w:r w:rsidR="000560AF" w:rsidRPr="006837B3">
        <w:rPr>
          <w:rFonts w:ascii="Times New Roman" w:eastAsia="Calibri" w:hAnsi="Times New Roman" w:cs="Times New Roman"/>
        </w:rPr>
        <w:t>disrupt community dynamics</w:t>
      </w:r>
      <w:r w:rsidRPr="006837B3">
        <w:rPr>
          <w:rFonts w:ascii="Times New Roman" w:eastAsia="Calibri" w:hAnsi="Times New Roman" w:cs="Times New Roman"/>
        </w:rPr>
        <w:t xml:space="preserve"> and are of great concern</w:t>
      </w:r>
      <w:r w:rsidR="000560AF" w:rsidRPr="006837B3">
        <w:rPr>
          <w:rFonts w:ascii="Times New Roman" w:eastAsia="Calibri" w:hAnsi="Times New Roman" w:cs="Times New Roman"/>
        </w:rPr>
        <w:t xml:space="preserve"> </w:t>
      </w:r>
      <w:r w:rsidR="000560AF" w:rsidRPr="009F6551">
        <w:rPr>
          <w:rFonts w:ascii="Times New Roman" w:eastAsia="Calibri" w:hAnsi="Times New Roman" w:cs="Times New Roman"/>
        </w:rPr>
        <w:fldChar w:fldCharType="begin" w:fldLock="1"/>
      </w:r>
      <w:r w:rsidR="00605415" w:rsidRPr="00F275FA">
        <w:rPr>
          <w:rFonts w:ascii="Times New Roman" w:eastAsia="Calibri" w:hAnsi="Times New Roman" w:cs="Times New Roman"/>
          <w:rPrChange w:id="77" w:author="Nicole" w:date="2018-08-14T12:43:00Z">
            <w:rPr>
              <w:rFonts w:ascii="Times New Roman" w:eastAsia="Calibri" w:hAnsi="Times New Roman" w:cs="Times New Roman"/>
            </w:rPr>
          </w:rPrChange>
        </w:rPr>
        <w:instrText>ADDIN CSL_CITATION {"citationItems":[{"id":"ITEM-1","itemData":{"DOI":"10.1890/06-0976","ISBN":"0012-9658","ISSN":"00129658","PMID":"17536700","abstract":"Development of a mechanistic understanding and predictions of patterns of biodiversity is a central theme in ecology. One of the most influential theories, the intermediate disturbance hypothesis (IDH), predicts maximum diversity at intermediate levels of disturbance frequency. The dynamic equilibrium model (DEM), an extension of the IDH, predicts that the level of productivity determines at what frequency of disturbance maximum diversity occurs. To test, and contrast, the predictions of these two models, a field experiment on marine hard-substratum assemblages was conducted with seven levels of disturbance frequency and three levels of nutrient availability. Consistent with the IDH, maximum diversity, measured as species richness, was observed at an intermediate frequency of disturbance. Despite documented effects on productivity, the relationship between disturbance and diversity was not altered by the nutrient treatments. Thus, in this system the DEM did not improve the understanding of patterns of diversity compared to the IDH. Furthermore, it is suggested that careful consideration of measurements and practical definitions of productivity in natural assemblages is necessary for a rigorous test of the DEM.","author":[{"dropping-particle":"","family":"Svensson","given":"J. Robin","non-dropping-particle":"","parse-names":false,"suffix":""},{"dropping-particle":"","family":"Lindegarth","given":"Mats","non-dropping-particle":"","parse-names":false,"suffix":""},{"dropping-particle":"","family":"Siccha","given":"Michael","non-dropping-particle":"","parse-names":false,"suffix":""},{"dropping-particle":"","family":"Lenz","given":"Mark","non-dropping-particle":"","parse-names":false,"suffix":""},{"dropping-particle":"","family":"Molis","given":"Markus","non-dropping-particle":"","parse-names":false,"suffix":""},{"dropping-particle":"","family":"Wahl","given":"Martin","non-dropping-particle":"","parse-names":false,"suffix":""},{"dropping-particle":"","family":"Pavia","given":"Henrik","non-dropping-particle":"","parse-names":false,"suffix":""}],"container-title":"Ecology","id":"ITEM-1","issue":"4","issued":{"date-parts":[["2007"]]},"note":"a look at how disturbance is related to biodiversity levels - affects population dynamics, IDH suggests that some species that are slow recruiters will disappear from the community at higher disturbance rates; species richness analyzed with ANOVA","page":"830-838","title":"Maximum species richness at intermediate frequencies of disturbance: Consistency among levels of productivity","type":"article-journal","volume":"88"},"uris":["http://www.mendeley.com/documents/?uuid=96b6a609-0958-39ff-a34d-6b865729e87e"]},{"id":"ITEM-2","itemData":{"DOI":"10.1890/120272","abstract":"This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rates","type":"article-journal","volume":"19"},"uris":["http://www.mendeley.com/documents/?uuid=5b5d4a67-30a3-41a5-bcc3-04f30e507025"]}],"mendeley":{"formattedCitation":"(Staudinger et al., 2013; Stork, 2010; Svensson et al., 2007)","manualFormatting":"(Staudinger et al., 2013; Stork, 2010)","plainTextFormattedCitation":"(Staudinger et al., 2013; Stork, 2010; Svensson et al., 2007)","previouslyFormattedCitation":"(Staudinger et al., 2013; Stork, 2010; Svensson et al., 2007)"},"properties":{"noteIndex":0},"schema":"https://github.com/citation-style-language/schema/raw/master/csl-citation.json"}</w:instrText>
      </w:r>
      <w:r w:rsidR="000560AF" w:rsidRPr="00F275FA">
        <w:rPr>
          <w:rFonts w:ascii="Times New Roman" w:eastAsia="Calibri" w:hAnsi="Times New Roman" w:cs="Times New Roman"/>
          <w:rPrChange w:id="78" w:author="Nicole" w:date="2018-08-14T12:43:00Z">
            <w:rPr>
              <w:rFonts w:ascii="Times New Roman" w:eastAsia="Calibri" w:hAnsi="Times New Roman" w:cs="Times New Roman"/>
            </w:rPr>
          </w:rPrChange>
        </w:rPr>
        <w:fldChar w:fldCharType="separate"/>
      </w:r>
      <w:r w:rsidR="000560AF" w:rsidRPr="009F6551">
        <w:rPr>
          <w:rFonts w:ascii="Times New Roman" w:eastAsia="Calibri" w:hAnsi="Times New Roman" w:cs="Times New Roman"/>
          <w:noProof/>
        </w:rPr>
        <w:t>(Staudinger et al., 2013; Stork, 2010)</w:t>
      </w:r>
      <w:r w:rsidR="000560AF" w:rsidRPr="009F6551">
        <w:rPr>
          <w:rFonts w:ascii="Times New Roman" w:eastAsia="Calibri" w:hAnsi="Times New Roman" w:cs="Times New Roman"/>
        </w:rPr>
        <w:fldChar w:fldCharType="end"/>
      </w:r>
      <w:r w:rsidR="000560AF" w:rsidRPr="009F6551">
        <w:rPr>
          <w:rFonts w:ascii="Times New Roman" w:eastAsia="Calibri" w:hAnsi="Times New Roman" w:cs="Times New Roman"/>
        </w:rPr>
        <w:t>.</w:t>
      </w:r>
      <w:r w:rsidR="006776C7" w:rsidRPr="009F6551">
        <w:rPr>
          <w:rFonts w:ascii="Times New Roman" w:eastAsia="Calibri" w:hAnsi="Times New Roman" w:cs="Times New Roman"/>
        </w:rPr>
        <w:t xml:space="preserve"> </w:t>
      </w:r>
      <w:r w:rsidR="00DD6FC1" w:rsidRPr="009F6551">
        <w:rPr>
          <w:rFonts w:ascii="Times New Roman" w:eastAsia="Calibri" w:hAnsi="Times New Roman" w:cs="Times New Roman"/>
        </w:rPr>
        <w:t>Ho</w:t>
      </w:r>
      <w:r w:rsidRPr="006837B3">
        <w:rPr>
          <w:rFonts w:ascii="Times New Roman" w:eastAsia="Calibri" w:hAnsi="Times New Roman" w:cs="Times New Roman"/>
        </w:rPr>
        <w:t xml:space="preserve">wever, because biodiversity </w:t>
      </w:r>
      <w:r w:rsidR="00E01D7C" w:rsidRPr="006837B3">
        <w:rPr>
          <w:rFonts w:ascii="Times New Roman" w:eastAsia="Calibri" w:hAnsi="Times New Roman" w:cs="Times New Roman"/>
        </w:rPr>
        <w:t xml:space="preserve">often </w:t>
      </w:r>
      <w:r w:rsidRPr="006837B3">
        <w:rPr>
          <w:rFonts w:ascii="Times New Roman" w:eastAsia="Calibri" w:hAnsi="Times New Roman" w:cs="Times New Roman"/>
        </w:rPr>
        <w:t>can</w:t>
      </w:r>
      <w:r w:rsidR="00DD6FC1" w:rsidRPr="006837B3">
        <w:rPr>
          <w:rFonts w:ascii="Times New Roman" w:eastAsia="Calibri" w:hAnsi="Times New Roman" w:cs="Times New Roman"/>
        </w:rPr>
        <w:t>not be measured directly, proxies are often used.</w:t>
      </w:r>
      <w:r w:rsidR="000560AF" w:rsidRPr="006837B3">
        <w:rPr>
          <w:rFonts w:ascii="Times New Roman" w:eastAsia="Calibri" w:hAnsi="Times New Roman" w:cs="Times New Roman"/>
        </w:rPr>
        <w:t xml:space="preserve"> </w:t>
      </w:r>
      <w:r w:rsidR="006776C7" w:rsidRPr="006837B3">
        <w:rPr>
          <w:rFonts w:ascii="Times New Roman" w:eastAsia="Calibri" w:hAnsi="Times New Roman" w:cs="Times New Roman"/>
        </w:rPr>
        <w:t>Proxies like</w:t>
      </w:r>
      <w:r w:rsidR="00FE148D" w:rsidRPr="006837B3">
        <w:rPr>
          <w:rFonts w:ascii="Times New Roman" w:eastAsia="Calibri" w:hAnsi="Times New Roman" w:cs="Times New Roman"/>
        </w:rPr>
        <w:t xml:space="preserve"> diversity</w:t>
      </w:r>
      <w:r w:rsidR="006776C7" w:rsidRPr="00F275FA">
        <w:rPr>
          <w:rFonts w:ascii="Times New Roman" w:eastAsia="Calibri" w:hAnsi="Times New Roman" w:cs="Times New Roman"/>
          <w:rPrChange w:id="79" w:author="Nicole" w:date="2018-08-14T12:43:00Z">
            <w:rPr>
              <w:rFonts w:ascii="Times New Roman" w:eastAsia="Calibri" w:hAnsi="Times New Roman" w:cs="Times New Roman"/>
            </w:rPr>
          </w:rPrChange>
        </w:rPr>
        <w:t xml:space="preserve"> indices</w:t>
      </w:r>
      <w:r w:rsidR="00FE148D" w:rsidRPr="00F275FA">
        <w:rPr>
          <w:rFonts w:ascii="Times New Roman" w:eastAsia="Calibri" w:hAnsi="Times New Roman" w:cs="Times New Roman"/>
          <w:rPrChange w:id="80" w:author="Nicole" w:date="2018-08-14T12:43:00Z">
            <w:rPr>
              <w:rFonts w:ascii="Times New Roman" w:eastAsia="Calibri" w:hAnsi="Times New Roman" w:cs="Times New Roman"/>
            </w:rPr>
          </w:rPrChange>
        </w:rPr>
        <w:t xml:space="preserve"> and species richness </w:t>
      </w:r>
      <w:r w:rsidR="00441CA2" w:rsidRPr="00F275FA">
        <w:rPr>
          <w:rFonts w:ascii="Times New Roman" w:eastAsia="Calibri" w:hAnsi="Times New Roman" w:cs="Times New Roman"/>
          <w:rPrChange w:id="81" w:author="Nicole" w:date="2018-08-14T12:43:00Z">
            <w:rPr>
              <w:rFonts w:ascii="Times New Roman" w:eastAsia="Calibri" w:hAnsi="Times New Roman" w:cs="Times New Roman"/>
            </w:rPr>
          </w:rPrChange>
        </w:rPr>
        <w:t>are</w:t>
      </w:r>
      <w:r w:rsidR="00FE148D" w:rsidRPr="00F275FA">
        <w:rPr>
          <w:rFonts w:ascii="Times New Roman" w:eastAsia="Calibri" w:hAnsi="Times New Roman" w:cs="Times New Roman"/>
          <w:rPrChange w:id="82" w:author="Nicole" w:date="2018-08-14T12:43:00Z">
            <w:rPr>
              <w:rFonts w:ascii="Times New Roman" w:eastAsia="Calibri" w:hAnsi="Times New Roman" w:cs="Times New Roman"/>
            </w:rPr>
          </w:rPrChange>
        </w:rPr>
        <w:t xml:space="preserve"> useful when learning about changes in </w:t>
      </w:r>
      <w:r w:rsidR="006776C7" w:rsidRPr="00F275FA">
        <w:rPr>
          <w:rFonts w:ascii="Times New Roman" w:eastAsia="Calibri" w:hAnsi="Times New Roman" w:cs="Times New Roman"/>
          <w:rPrChange w:id="83" w:author="Nicole" w:date="2018-08-14T12:43:00Z">
            <w:rPr>
              <w:rFonts w:ascii="Times New Roman" w:eastAsia="Calibri" w:hAnsi="Times New Roman" w:cs="Times New Roman"/>
            </w:rPr>
          </w:rPrChange>
        </w:rPr>
        <w:t xml:space="preserve">the species composition aspect of </w:t>
      </w:r>
      <w:r w:rsidR="00FE148D" w:rsidRPr="00F275FA">
        <w:rPr>
          <w:rFonts w:ascii="Times New Roman" w:eastAsia="Calibri" w:hAnsi="Times New Roman" w:cs="Times New Roman"/>
          <w:rPrChange w:id="84" w:author="Nicole" w:date="2018-08-14T12:43:00Z">
            <w:rPr>
              <w:rFonts w:ascii="Times New Roman" w:eastAsia="Calibri" w:hAnsi="Times New Roman" w:cs="Times New Roman"/>
            </w:rPr>
          </w:rPrChange>
        </w:rPr>
        <w:t>biodiversity</w:t>
      </w:r>
      <w:r w:rsidR="006776C7" w:rsidRPr="00F275FA">
        <w:rPr>
          <w:rFonts w:ascii="Times New Roman" w:eastAsia="Calibri" w:hAnsi="Times New Roman" w:cs="Times New Roman"/>
          <w:rPrChange w:id="85" w:author="Nicole" w:date="2018-08-14T12:43:00Z">
            <w:rPr>
              <w:rFonts w:ascii="Times New Roman" w:eastAsia="Calibri" w:hAnsi="Times New Roman" w:cs="Times New Roman"/>
            </w:rPr>
          </w:rPrChange>
        </w:rPr>
        <w:t xml:space="preserve"> </w:t>
      </w:r>
      <w:r w:rsidR="006776C7" w:rsidRPr="009F6551">
        <w:rPr>
          <w:rFonts w:ascii="Times New Roman" w:eastAsia="Calibri" w:hAnsi="Times New Roman" w:cs="Times New Roman"/>
        </w:rPr>
        <w:fldChar w:fldCharType="begin" w:fldLock="1"/>
      </w:r>
      <w:r w:rsidR="006776C7" w:rsidRPr="00F275FA">
        <w:rPr>
          <w:rFonts w:ascii="Times New Roman" w:eastAsia="Calibri" w:hAnsi="Times New Roman" w:cs="Times New Roman"/>
          <w:rPrChange w:id="86" w:author="Nicole" w:date="2018-08-14T12:43:00Z">
            <w:rPr>
              <w:rFonts w:ascii="Times New Roman" w:eastAsia="Calibri" w:hAnsi="Times New Roman" w:cs="Times New Roman"/>
            </w:rPr>
          </w:rPrChange>
        </w:rPr>
        <w:instrText>ADDIN CSL_CITATION {"citationItems":[{"id":"ITEM-1","itemData":{"DOI":"10.1016/j.jenvman.2004.11.012","ISBN":"0301-4797","ISSN":"03014797","PMID":"15748806","abstract":"Species diversity and biodiversity are widely used terms in ecology and natural resource management. Despite this, they are not easily defined and different authors apply these terms with varying connotations. The term biodiversity, in particular, has the dubious honour of being widely used but rarely defined. Is it simply the number of species or is it something more? Here I consider what these terms might really mean and their value. I also briefly discuss the rationale for studying and protecting species diversity or biodiversity. © 2005 Elsevier Ltd. All rights reserved.","author":[{"dropping-particle":"","family":"Hamilton","given":"Andrew J.","non-dropping-particle":"","parse-names":false,"suffix":""}],"container-title":"Journal of Environmental Management","id":"ITEM-1","issued":{"date-parts":[["2005"]]},"title":"Species diversity or biodiversity?","type":"article-journal"},"uris":["http://www.mendeley.com/documents/?uuid=6261dac7-b92f-3818-bbab-3b82dac32d9a"]}],"mendeley":{"formattedCitation":"(Hamilton, 2005)","plainTextFormattedCitation":"(Hamilton, 2005)","previouslyFormattedCitation":"(Hamilton, 2005)"},"properties":{"noteIndex":0},"schema":"https://github.com/citation-style-language/schema/raw/master/csl-citation.json"}</w:instrText>
      </w:r>
      <w:r w:rsidR="006776C7" w:rsidRPr="00F275FA">
        <w:rPr>
          <w:rFonts w:ascii="Times New Roman" w:eastAsia="Calibri" w:hAnsi="Times New Roman" w:cs="Times New Roman"/>
          <w:rPrChange w:id="87" w:author="Nicole" w:date="2018-08-14T12:43:00Z">
            <w:rPr>
              <w:rFonts w:ascii="Times New Roman" w:eastAsia="Calibri" w:hAnsi="Times New Roman" w:cs="Times New Roman"/>
            </w:rPr>
          </w:rPrChange>
        </w:rPr>
        <w:fldChar w:fldCharType="separate"/>
      </w:r>
      <w:r w:rsidR="006776C7" w:rsidRPr="009F6551">
        <w:rPr>
          <w:rFonts w:ascii="Times New Roman" w:eastAsia="Calibri" w:hAnsi="Times New Roman" w:cs="Times New Roman"/>
          <w:noProof/>
        </w:rPr>
        <w:t>(Hamilton, 2005)</w:t>
      </w:r>
      <w:r w:rsidR="006776C7" w:rsidRPr="009F6551">
        <w:rPr>
          <w:rFonts w:ascii="Times New Roman" w:eastAsia="Calibri" w:hAnsi="Times New Roman" w:cs="Times New Roman"/>
        </w:rPr>
        <w:fldChar w:fldCharType="end"/>
      </w:r>
      <w:r w:rsidR="00FE148D" w:rsidRPr="009F6551">
        <w:rPr>
          <w:rFonts w:ascii="Times New Roman" w:eastAsia="Calibri" w:hAnsi="Times New Roman" w:cs="Times New Roman"/>
        </w:rPr>
        <w:t xml:space="preserve">. Unfortunately, these </w:t>
      </w:r>
      <w:commentRangeStart w:id="88"/>
      <w:del w:id="89" w:author="Nicole" w:date="2018-08-14T10:34:00Z">
        <w:r w:rsidR="00FE148D" w:rsidRPr="009F6551" w:rsidDel="00294D79">
          <w:rPr>
            <w:rFonts w:ascii="Times New Roman" w:eastAsia="Calibri" w:hAnsi="Times New Roman" w:cs="Times New Roman"/>
          </w:rPr>
          <w:delText xml:space="preserve">census-like </w:delText>
        </w:r>
        <w:commentRangeEnd w:id="88"/>
        <w:r w:rsidR="00A12636" w:rsidRPr="00F275FA" w:rsidDel="00294D79">
          <w:rPr>
            <w:rStyle w:val="CommentReference"/>
            <w:rFonts w:ascii="Times New Roman" w:hAnsi="Times New Roman" w:cs="Times New Roman"/>
            <w:sz w:val="24"/>
            <w:szCs w:val="24"/>
            <w:rPrChange w:id="90" w:author="Nicole" w:date="2018-08-14T12:43:00Z">
              <w:rPr>
                <w:rStyle w:val="CommentReference"/>
              </w:rPr>
            </w:rPrChange>
          </w:rPr>
          <w:commentReference w:id="88"/>
        </w:r>
      </w:del>
      <w:r w:rsidR="00FE148D" w:rsidRPr="009F6551">
        <w:rPr>
          <w:rFonts w:ascii="Times New Roman" w:eastAsia="Calibri" w:hAnsi="Times New Roman" w:cs="Times New Roman"/>
        </w:rPr>
        <w:t>proxies</w:t>
      </w:r>
      <w:ins w:id="91" w:author="Nicole" w:date="2018-08-14T10:34:00Z">
        <w:r w:rsidR="00294D79" w:rsidRPr="009F6551">
          <w:rPr>
            <w:rFonts w:ascii="Times New Roman" w:eastAsia="Calibri" w:hAnsi="Times New Roman" w:cs="Times New Roman"/>
          </w:rPr>
          <w:t xml:space="preserve"> that attempt to include all species</w:t>
        </w:r>
      </w:ins>
      <w:r w:rsidR="00FE148D" w:rsidRPr="009F6551">
        <w:rPr>
          <w:rFonts w:ascii="Times New Roman" w:eastAsia="Calibri" w:hAnsi="Times New Roman" w:cs="Times New Roman"/>
        </w:rPr>
        <w:t xml:space="preserve"> </w:t>
      </w:r>
      <w:r w:rsidR="006776C7" w:rsidRPr="006837B3">
        <w:rPr>
          <w:rFonts w:ascii="Times New Roman" w:eastAsia="Calibri" w:hAnsi="Times New Roman" w:cs="Times New Roman"/>
        </w:rPr>
        <w:t>require large expenditures of time, effort, and taxonomic expertise</w:t>
      </w:r>
      <w:r w:rsidR="00FE148D" w:rsidRPr="006837B3">
        <w:rPr>
          <w:rFonts w:ascii="Times New Roman" w:eastAsia="Calibri" w:hAnsi="Times New Roman" w:cs="Times New Roman"/>
        </w:rPr>
        <w:t>, and are therefore often prohibitively expensive</w:t>
      </w:r>
      <w:r w:rsidR="006776C7" w:rsidRPr="006837B3">
        <w:rPr>
          <w:rFonts w:ascii="Times New Roman" w:eastAsia="Calibri" w:hAnsi="Times New Roman" w:cs="Times New Roman"/>
        </w:rPr>
        <w:t xml:space="preserve"> </w:t>
      </w:r>
      <w:r w:rsidR="006776C7" w:rsidRPr="009F6551">
        <w:rPr>
          <w:rFonts w:ascii="Times New Roman" w:eastAsia="Calibri" w:hAnsi="Times New Roman" w:cs="Times New Roman"/>
        </w:rPr>
        <w:fldChar w:fldCharType="begin" w:fldLock="1"/>
      </w:r>
      <w:r w:rsidR="006776C7" w:rsidRPr="00F275FA">
        <w:rPr>
          <w:rFonts w:ascii="Times New Roman" w:eastAsia="Calibri" w:hAnsi="Times New Roman" w:cs="Times New Roman"/>
          <w:rPrChange w:id="92" w:author="Nicole" w:date="2018-08-14T12:43:00Z">
            <w:rPr>
              <w:rFonts w:ascii="Times New Roman" w:eastAsia="Calibri" w:hAnsi="Times New Roman" w:cs="Times New Roman"/>
            </w:rPr>
          </w:rPrChange>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up-mentions gap in literature of time-this studies says they look at time, but it's over 13 months-methods may be useful-paraphrase: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6776C7" w:rsidRPr="00F275FA">
        <w:rPr>
          <w:rFonts w:ascii="Times New Roman" w:eastAsia="Calibri" w:hAnsi="Times New Roman" w:cs="Times New Roman"/>
          <w:rPrChange w:id="93" w:author="Nicole" w:date="2018-08-14T12:43:00Z">
            <w:rPr>
              <w:rFonts w:ascii="Times New Roman" w:eastAsia="Calibri" w:hAnsi="Times New Roman" w:cs="Times New Roman"/>
            </w:rPr>
          </w:rPrChange>
        </w:rPr>
        <w:fldChar w:fldCharType="separate"/>
      </w:r>
      <w:r w:rsidR="006776C7" w:rsidRPr="009F6551">
        <w:rPr>
          <w:rFonts w:ascii="Times New Roman" w:eastAsia="Calibri" w:hAnsi="Times New Roman" w:cs="Times New Roman"/>
          <w:noProof/>
        </w:rPr>
        <w:t>(Magierowski &amp; Johnson, 2006)</w:t>
      </w:r>
      <w:r w:rsidR="006776C7" w:rsidRPr="009F6551">
        <w:rPr>
          <w:rFonts w:ascii="Times New Roman" w:eastAsia="Calibri" w:hAnsi="Times New Roman" w:cs="Times New Roman"/>
        </w:rPr>
        <w:fldChar w:fldCharType="end"/>
      </w:r>
      <w:r w:rsidR="00FE148D" w:rsidRPr="009F6551">
        <w:rPr>
          <w:rFonts w:ascii="Times New Roman" w:eastAsia="Calibri" w:hAnsi="Times New Roman" w:cs="Times New Roman"/>
        </w:rPr>
        <w:t>.</w:t>
      </w:r>
    </w:p>
    <w:p w14:paraId="1D0855E2" w14:textId="2AFE6DFA" w:rsidR="006B3A65" w:rsidRPr="006837B3" w:rsidRDefault="00E0265F">
      <w:pPr>
        <w:spacing w:line="480" w:lineRule="auto"/>
        <w:ind w:firstLine="720"/>
        <w:rPr>
          <w:rFonts w:ascii="Times New Roman" w:eastAsia="Calibri" w:hAnsi="Times New Roman" w:cs="Times New Roman"/>
        </w:rPr>
        <w:pPrChange w:id="94" w:author="Nicole" w:date="2018-08-14T10:15:00Z">
          <w:pPr>
            <w:spacing w:line="720" w:lineRule="auto"/>
            <w:ind w:firstLine="720"/>
          </w:pPr>
        </w:pPrChange>
      </w:pPr>
      <w:r w:rsidRPr="009F6551">
        <w:rPr>
          <w:rFonts w:ascii="Times New Roman" w:eastAsia="Calibri" w:hAnsi="Times New Roman" w:cs="Times New Roman"/>
        </w:rPr>
        <w:t xml:space="preserve">Surrogates are </w:t>
      </w:r>
      <w:commentRangeStart w:id="95"/>
      <w:del w:id="96" w:author="Nicole" w:date="2018-08-14T10:19:00Z">
        <w:r w:rsidRPr="006837B3" w:rsidDel="00514541">
          <w:rPr>
            <w:rFonts w:ascii="Times New Roman" w:eastAsia="Calibri" w:hAnsi="Times New Roman" w:cs="Times New Roman"/>
          </w:rPr>
          <w:delText xml:space="preserve">more </w:delText>
        </w:r>
      </w:del>
      <w:r w:rsidRPr="006837B3">
        <w:rPr>
          <w:rFonts w:ascii="Times New Roman" w:eastAsia="Calibri" w:hAnsi="Times New Roman" w:cs="Times New Roman"/>
        </w:rPr>
        <w:t xml:space="preserve">specific </w:t>
      </w:r>
      <w:commentRangeEnd w:id="95"/>
      <w:r w:rsidR="00A12636" w:rsidRPr="00F275FA">
        <w:rPr>
          <w:rStyle w:val="CommentReference"/>
          <w:rFonts w:ascii="Times New Roman" w:hAnsi="Times New Roman" w:cs="Times New Roman"/>
          <w:sz w:val="24"/>
          <w:szCs w:val="24"/>
          <w:rPrChange w:id="97" w:author="Nicole" w:date="2018-08-14T12:43:00Z">
            <w:rPr>
              <w:rStyle w:val="CommentReference"/>
            </w:rPr>
          </w:rPrChange>
        </w:rPr>
        <w:commentReference w:id="95"/>
      </w:r>
      <w:r w:rsidRPr="009F6551">
        <w:rPr>
          <w:rFonts w:ascii="Times New Roman" w:eastAsia="Calibri" w:hAnsi="Times New Roman" w:cs="Times New Roman"/>
        </w:rPr>
        <w:t xml:space="preserve">abiotic or biotic indicators/indicator groups that provide an estimate of a </w:t>
      </w:r>
      <w:r w:rsidR="004B69C8" w:rsidRPr="006837B3">
        <w:rPr>
          <w:rFonts w:ascii="Times New Roman" w:eastAsia="Calibri" w:hAnsi="Times New Roman" w:cs="Times New Roman"/>
        </w:rPr>
        <w:t>component</w:t>
      </w:r>
      <w:r w:rsidRPr="006837B3">
        <w:rPr>
          <w:rFonts w:ascii="Times New Roman" w:eastAsia="Calibri" w:hAnsi="Times New Roman" w:cs="Times New Roman"/>
        </w:rPr>
        <w:t xml:space="preserve"> of biodiversity</w:t>
      </w:r>
      <w:r w:rsidR="006776C7" w:rsidRPr="006837B3">
        <w:rPr>
          <w:rFonts w:ascii="Times New Roman" w:eastAsia="Calibri" w:hAnsi="Times New Roman" w:cs="Times New Roman"/>
        </w:rPr>
        <w:t xml:space="preserve"> </w:t>
      </w:r>
      <w:r w:rsidR="006776C7" w:rsidRPr="009F6551">
        <w:rPr>
          <w:rFonts w:ascii="Times New Roman" w:eastAsia="Calibri" w:hAnsi="Times New Roman" w:cs="Times New Roman"/>
        </w:rPr>
        <w:fldChar w:fldCharType="begin" w:fldLock="1"/>
      </w:r>
      <w:r w:rsidR="006776C7" w:rsidRPr="00F275FA">
        <w:rPr>
          <w:rFonts w:ascii="Times New Roman" w:eastAsia="Calibri" w:hAnsi="Times New Roman" w:cs="Times New Roman"/>
          <w:rPrChange w:id="98" w:author="Nicole" w:date="2018-08-14T12:43:00Z">
            <w:rPr>
              <w:rFonts w:ascii="Times New Roman" w:eastAsia="Calibri" w:hAnsi="Times New Roman" w:cs="Times New Roman"/>
            </w:rPr>
          </w:rPrChange>
        </w:rPr>
        <w:instrText>ADDIN CSL_CITATION {"citationItems":[{"id":"ITEM-1","itemData":{"DOI":"10.1046/j.1523-1739.1997.96319.x","ISBN":"0888-8892","ISSN":"08888892","PMID":"1845","abstract":"To prevent the further loss of species from landscapes used for productive enterprises such as agriculture, forestry, and grazing, it is necessary to determine the composition, quantity, and configuration of landscape elements required to meet the needs of the species present. I present a multi-species approach for defining the attributes required to meet the needs of the biota in a landscape and the management regimes that should be applied. The approach builds on the concept of umbrella species, whose requirements are believed to encapsulate the needs of other species. It identifies a suite of ''focal species,'' each of which is used to define different spatial and compositional attributes that must be present in a landscape and their appropriate management regimes. All species considered at risk are grouped according to the processes that threaten their persistence. These threats may include habitat loss, habitat fragmentation, weed invasion, and fire. Within each group, the species most sensitive to the threat is used to define the minimum acceptable level at which that threat can occur. For example, the area requirements of the species most limited by the availability of particular habitats will define the minimum suitable area of those habitat types; the requirements of the most dispersal-limited species will define the attributes of connecting vegetation; species reliant on critical resources will define essential compositional attributes; and species whose populations are limited by processes such as fire, predation, or weed invasion will define the levels at which these processes must be managed. For each relevant landscape parameter, the species with the most demanding requirements for that parameter is used to define its minimum acceptable value. Because the most demanding species are selected, a landscape designed and managed to meet their needs will encompass the requirements of all other species.","author":[{"dropping-particle":"","family":"Lambeck","given":"Robert J.","non-dropping-particle":"","parse-names":false,"suffix":""}],"container-title":"Conservation Biology","id":"ITEM-1","issued":{"date-parts":[["1997"]]},"note":"-suggests more than 1 species should be used to inform decisions","title":"Focal species: A multi-species umbrella for nature conservation","type":"article"},"uris":["http://www.mendeley.com/documents/?uuid=1f310c0d-4857-374e-a47f-af362848e38d"]}],"mendeley":{"formattedCitation":"(Lambeck, 1997)","plainTextFormattedCitation":"(Lambeck, 1997)","previouslyFormattedCitation":"(Lambeck, 1997)"},"properties":{"noteIndex":0},"schema":"https://github.com/citation-style-language/schema/raw/master/csl-citation.json"}</w:instrText>
      </w:r>
      <w:r w:rsidR="006776C7" w:rsidRPr="00F275FA">
        <w:rPr>
          <w:rFonts w:ascii="Times New Roman" w:eastAsia="Calibri" w:hAnsi="Times New Roman" w:cs="Times New Roman"/>
          <w:rPrChange w:id="99" w:author="Nicole" w:date="2018-08-14T12:43:00Z">
            <w:rPr>
              <w:rFonts w:ascii="Times New Roman" w:eastAsia="Calibri" w:hAnsi="Times New Roman" w:cs="Times New Roman"/>
            </w:rPr>
          </w:rPrChange>
        </w:rPr>
        <w:fldChar w:fldCharType="separate"/>
      </w:r>
      <w:r w:rsidR="006776C7" w:rsidRPr="006837B3">
        <w:rPr>
          <w:rFonts w:ascii="Times New Roman" w:eastAsia="Calibri" w:hAnsi="Times New Roman" w:cs="Times New Roman"/>
          <w:noProof/>
        </w:rPr>
        <w:t>(Lambeck, 1997)</w:t>
      </w:r>
      <w:r w:rsidR="006776C7" w:rsidRPr="006837B3">
        <w:rPr>
          <w:rFonts w:ascii="Times New Roman" w:eastAsia="Calibri" w:hAnsi="Times New Roman" w:cs="Times New Roman"/>
        </w:rPr>
        <w:fldChar w:fldCharType="end"/>
      </w:r>
      <w:r w:rsidRPr="009F6551">
        <w:rPr>
          <w:rFonts w:ascii="Times New Roman" w:eastAsia="Calibri" w:hAnsi="Times New Roman" w:cs="Times New Roman"/>
        </w:rPr>
        <w:t>.</w:t>
      </w:r>
      <w:r w:rsidR="006B3A65" w:rsidRPr="006837B3">
        <w:rPr>
          <w:rFonts w:ascii="Times New Roman" w:eastAsia="Calibri" w:hAnsi="Times New Roman" w:cs="Times New Roman"/>
        </w:rPr>
        <w:t xml:space="preserve"> A good surrogate meets the </w:t>
      </w:r>
      <w:r w:rsidR="006B3A65" w:rsidRPr="006837B3">
        <w:rPr>
          <w:rFonts w:ascii="Times New Roman" w:eastAsia="Calibri" w:hAnsi="Times New Roman" w:cs="Times New Roman"/>
        </w:rPr>
        <w:lastRenderedPageBreak/>
        <w:t xml:space="preserve">assumptions that the target-surrogate relationship remains constant over time and space. </w:t>
      </w:r>
      <w:r w:rsidR="00441CA2" w:rsidRPr="006837B3">
        <w:rPr>
          <w:rFonts w:ascii="Times New Roman" w:eastAsia="Calibri" w:hAnsi="Times New Roman" w:cs="Times New Roman"/>
        </w:rPr>
        <w:t xml:space="preserve">Many studies </w:t>
      </w:r>
      <w:r w:rsidR="00E01D7C" w:rsidRPr="006837B3">
        <w:rPr>
          <w:rFonts w:ascii="Times New Roman" w:eastAsia="Calibri" w:hAnsi="Times New Roman" w:cs="Times New Roman"/>
        </w:rPr>
        <w:t xml:space="preserve">have </w:t>
      </w:r>
      <w:r w:rsidR="00441CA2" w:rsidRPr="006837B3">
        <w:rPr>
          <w:rFonts w:ascii="Times New Roman" w:eastAsia="Calibri" w:hAnsi="Times New Roman" w:cs="Times New Roman"/>
        </w:rPr>
        <w:t>investigate</w:t>
      </w:r>
      <w:r w:rsidR="00E01D7C" w:rsidRPr="006837B3">
        <w:rPr>
          <w:rFonts w:ascii="Times New Roman" w:eastAsia="Calibri" w:hAnsi="Times New Roman" w:cs="Times New Roman"/>
        </w:rPr>
        <w:t>d</w:t>
      </w:r>
      <w:r w:rsidR="006B3A65" w:rsidRPr="006837B3">
        <w:rPr>
          <w:rFonts w:ascii="Times New Roman" w:eastAsia="Calibri" w:hAnsi="Times New Roman" w:cs="Times New Roman"/>
        </w:rPr>
        <w:t xml:space="preserve"> the effectiveness of su</w:t>
      </w:r>
      <w:r w:rsidR="00441CA2" w:rsidRPr="006837B3">
        <w:rPr>
          <w:rFonts w:ascii="Times New Roman" w:eastAsia="Calibri" w:hAnsi="Times New Roman" w:cs="Times New Roman"/>
        </w:rPr>
        <w:t xml:space="preserve">rrogates, </w:t>
      </w:r>
      <w:r w:rsidR="00F109D7" w:rsidRPr="006837B3">
        <w:rPr>
          <w:rFonts w:ascii="Times New Roman" w:eastAsia="Calibri" w:hAnsi="Times New Roman" w:cs="Times New Roman"/>
        </w:rPr>
        <w:t>with mixed results</w:t>
      </w:r>
      <w:r w:rsidR="006776C7" w:rsidRPr="00F275FA">
        <w:rPr>
          <w:rFonts w:ascii="Times New Roman" w:eastAsia="Calibri" w:hAnsi="Times New Roman" w:cs="Times New Roman"/>
          <w:rPrChange w:id="100" w:author="Nicole" w:date="2018-08-14T12:43:00Z">
            <w:rPr>
              <w:rFonts w:ascii="Times New Roman" w:eastAsia="Calibri" w:hAnsi="Times New Roman" w:cs="Times New Roman"/>
            </w:rPr>
          </w:rPrChange>
        </w:rPr>
        <w:t xml:space="preserve">. For example, percent canopy cover was </w:t>
      </w:r>
      <w:r w:rsidR="00A12636" w:rsidRPr="00F275FA">
        <w:rPr>
          <w:rFonts w:ascii="Times New Roman" w:eastAsia="Calibri" w:hAnsi="Times New Roman" w:cs="Times New Roman"/>
          <w:rPrChange w:id="101" w:author="Nicole" w:date="2018-08-14T12:43:00Z">
            <w:rPr>
              <w:rFonts w:ascii="Times New Roman" w:eastAsia="Calibri" w:hAnsi="Times New Roman" w:cs="Times New Roman"/>
            </w:rPr>
          </w:rPrChange>
        </w:rPr>
        <w:t xml:space="preserve">found to be a poor </w:t>
      </w:r>
      <w:r w:rsidR="006776C7" w:rsidRPr="00F275FA">
        <w:rPr>
          <w:rFonts w:ascii="Times New Roman" w:eastAsia="Calibri" w:hAnsi="Times New Roman" w:cs="Times New Roman"/>
          <w:rPrChange w:id="102" w:author="Nicole" w:date="2018-08-14T12:43:00Z">
            <w:rPr>
              <w:rFonts w:ascii="Times New Roman" w:eastAsia="Calibri" w:hAnsi="Times New Roman" w:cs="Times New Roman"/>
            </w:rPr>
          </w:rPrChange>
        </w:rPr>
        <w:t xml:space="preserve">surrogate </w:t>
      </w:r>
      <w:r w:rsidR="00A12636" w:rsidRPr="00F275FA">
        <w:rPr>
          <w:rFonts w:ascii="Times New Roman" w:eastAsia="Calibri" w:hAnsi="Times New Roman" w:cs="Times New Roman"/>
          <w:rPrChange w:id="103" w:author="Nicole" w:date="2018-08-14T12:43:00Z">
            <w:rPr>
              <w:rFonts w:ascii="Times New Roman" w:eastAsia="Calibri" w:hAnsi="Times New Roman" w:cs="Times New Roman"/>
            </w:rPr>
          </w:rPrChange>
        </w:rPr>
        <w:t>for</w:t>
      </w:r>
      <w:r w:rsidR="006776C7" w:rsidRPr="00F275FA">
        <w:rPr>
          <w:rFonts w:ascii="Times New Roman" w:eastAsia="Calibri" w:hAnsi="Times New Roman" w:cs="Times New Roman"/>
          <w:rPrChange w:id="104" w:author="Nicole" w:date="2018-08-14T12:43:00Z">
            <w:rPr>
              <w:rFonts w:ascii="Times New Roman" w:eastAsia="Calibri" w:hAnsi="Times New Roman" w:cs="Times New Roman"/>
            </w:rPr>
          </w:rPrChange>
        </w:rPr>
        <w:t xml:space="preserve"> bird richness in different geographic regions</w:t>
      </w:r>
      <w:r w:rsidR="006B3A65" w:rsidRPr="00F275FA">
        <w:rPr>
          <w:rFonts w:ascii="Times New Roman" w:eastAsia="Calibri" w:hAnsi="Times New Roman" w:cs="Times New Roman"/>
          <w:rPrChange w:id="105" w:author="Nicole" w:date="2018-08-14T12:43:00Z">
            <w:rPr>
              <w:rFonts w:ascii="Times New Roman" w:eastAsia="Calibri" w:hAnsi="Times New Roman" w:cs="Times New Roman"/>
            </w:rPr>
          </w:rPrChange>
        </w:rPr>
        <w:t xml:space="preserve"> (Pierson, Mortelliti, Barton</w:t>
      </w:r>
      <w:r w:rsidR="006776C7" w:rsidRPr="00F275FA">
        <w:rPr>
          <w:rFonts w:ascii="Times New Roman" w:eastAsia="Calibri" w:hAnsi="Times New Roman" w:cs="Times New Roman"/>
          <w:rPrChange w:id="106" w:author="Nicole" w:date="2018-08-14T12:43:00Z">
            <w:rPr>
              <w:rFonts w:ascii="Times New Roman" w:eastAsia="Calibri" w:hAnsi="Times New Roman" w:cs="Times New Roman"/>
            </w:rPr>
          </w:rPrChange>
        </w:rPr>
        <w:t>, Lane, &amp; Lindenmayer, 2016).</w:t>
      </w:r>
      <w:r w:rsidR="006B3A65" w:rsidRPr="00F275FA">
        <w:rPr>
          <w:rFonts w:ascii="Times New Roman" w:eastAsia="Calibri" w:hAnsi="Times New Roman" w:cs="Times New Roman"/>
          <w:rPrChange w:id="107" w:author="Nicole" w:date="2018-08-14T12:43:00Z">
            <w:rPr>
              <w:rFonts w:ascii="Times New Roman" w:eastAsia="Calibri" w:hAnsi="Times New Roman" w:cs="Times New Roman"/>
            </w:rPr>
          </w:rPrChange>
        </w:rPr>
        <w:t xml:space="preserve"> </w:t>
      </w:r>
      <w:r w:rsidR="00F109D7" w:rsidRPr="00F275FA">
        <w:rPr>
          <w:rFonts w:ascii="Times New Roman" w:eastAsia="Calibri" w:hAnsi="Times New Roman" w:cs="Times New Roman"/>
          <w:rPrChange w:id="108" w:author="Nicole" w:date="2018-08-14T12:43:00Z">
            <w:rPr>
              <w:rFonts w:ascii="Times New Roman" w:eastAsia="Calibri" w:hAnsi="Times New Roman" w:cs="Times New Roman"/>
            </w:rPr>
          </w:rPrChange>
        </w:rPr>
        <w:t>In contrast</w:t>
      </w:r>
      <w:r w:rsidR="006776C7" w:rsidRPr="00F275FA">
        <w:rPr>
          <w:rFonts w:ascii="Times New Roman" w:eastAsia="Calibri" w:hAnsi="Times New Roman" w:cs="Times New Roman"/>
          <w:rPrChange w:id="109" w:author="Nicole" w:date="2018-08-14T12:43:00Z">
            <w:rPr>
              <w:rFonts w:ascii="Times New Roman" w:eastAsia="Calibri" w:hAnsi="Times New Roman" w:cs="Times New Roman"/>
            </w:rPr>
          </w:rPrChange>
        </w:rPr>
        <w:t xml:space="preserve">, mollusk diversity </w:t>
      </w:r>
      <w:r w:rsidR="00F109D7" w:rsidRPr="00F275FA">
        <w:rPr>
          <w:rFonts w:ascii="Times New Roman" w:eastAsia="Calibri" w:hAnsi="Times New Roman" w:cs="Times New Roman"/>
          <w:rPrChange w:id="110" w:author="Nicole" w:date="2018-08-14T12:43:00Z">
            <w:rPr>
              <w:rFonts w:ascii="Times New Roman" w:eastAsia="Calibri" w:hAnsi="Times New Roman" w:cs="Times New Roman"/>
            </w:rPr>
          </w:rPrChange>
        </w:rPr>
        <w:t xml:space="preserve">served </w:t>
      </w:r>
      <w:r w:rsidR="00441CA2" w:rsidRPr="00F275FA">
        <w:rPr>
          <w:rFonts w:ascii="Times New Roman" w:eastAsia="Calibri" w:hAnsi="Times New Roman" w:cs="Times New Roman"/>
          <w:rPrChange w:id="111" w:author="Nicole" w:date="2018-08-14T12:43:00Z">
            <w:rPr>
              <w:rFonts w:ascii="Times New Roman" w:eastAsia="Calibri" w:hAnsi="Times New Roman" w:cs="Times New Roman"/>
            </w:rPr>
          </w:rPrChange>
        </w:rPr>
        <w:t>as</w:t>
      </w:r>
      <w:r w:rsidR="006776C7" w:rsidRPr="00F275FA">
        <w:rPr>
          <w:rFonts w:ascii="Times New Roman" w:eastAsia="Calibri" w:hAnsi="Times New Roman" w:cs="Times New Roman"/>
          <w:rPrChange w:id="112" w:author="Nicole" w:date="2018-08-14T12:43:00Z">
            <w:rPr>
              <w:rFonts w:ascii="Times New Roman" w:eastAsia="Calibri" w:hAnsi="Times New Roman" w:cs="Times New Roman"/>
            </w:rPr>
          </w:rPrChange>
        </w:rPr>
        <w:t xml:space="preserve"> a good surrogate to estimate</w:t>
      </w:r>
      <w:r w:rsidR="006B3A65" w:rsidRPr="00F275FA">
        <w:rPr>
          <w:rFonts w:ascii="Times New Roman" w:eastAsia="Calibri" w:hAnsi="Times New Roman" w:cs="Times New Roman"/>
          <w:rPrChange w:id="113" w:author="Nicole" w:date="2018-08-14T12:43:00Z">
            <w:rPr>
              <w:rFonts w:ascii="Times New Roman" w:eastAsia="Calibri" w:hAnsi="Times New Roman" w:cs="Times New Roman"/>
            </w:rPr>
          </w:rPrChange>
        </w:rPr>
        <w:t xml:space="preserve"> </w:t>
      </w:r>
      <w:r w:rsidR="006776C7" w:rsidRPr="00F275FA">
        <w:rPr>
          <w:rFonts w:ascii="Times New Roman" w:eastAsia="Calibri" w:hAnsi="Times New Roman" w:cs="Times New Roman"/>
          <w:rPrChange w:id="114" w:author="Nicole" w:date="2018-08-14T12:43:00Z">
            <w:rPr>
              <w:rFonts w:ascii="Times New Roman" w:eastAsia="Calibri" w:hAnsi="Times New Roman" w:cs="Times New Roman"/>
            </w:rPr>
          </w:rPrChange>
        </w:rPr>
        <w:t>community diversity on the rocky shores of a marine park in Australia (Smith, 2005) and mycorrhizal fungal diversity</w:t>
      </w:r>
      <w:r w:rsidR="00F109D7" w:rsidRPr="00F275FA">
        <w:rPr>
          <w:rFonts w:ascii="Times New Roman" w:eastAsia="Calibri" w:hAnsi="Times New Roman" w:cs="Times New Roman"/>
          <w:rPrChange w:id="115" w:author="Nicole" w:date="2018-08-14T12:43:00Z">
            <w:rPr>
              <w:rFonts w:ascii="Times New Roman" w:eastAsia="Calibri" w:hAnsi="Times New Roman" w:cs="Times New Roman"/>
            </w:rPr>
          </w:rPrChange>
        </w:rPr>
        <w:t xml:space="preserve"> was</w:t>
      </w:r>
      <w:r w:rsidR="006776C7" w:rsidRPr="00F275FA">
        <w:rPr>
          <w:rFonts w:ascii="Times New Roman" w:eastAsia="Calibri" w:hAnsi="Times New Roman" w:cs="Times New Roman"/>
          <w:rPrChange w:id="116" w:author="Nicole" w:date="2018-08-14T12:43:00Z">
            <w:rPr>
              <w:rFonts w:ascii="Times New Roman" w:eastAsia="Calibri" w:hAnsi="Times New Roman" w:cs="Times New Roman"/>
            </w:rPr>
          </w:rPrChange>
        </w:rPr>
        <w:t xml:space="preserve"> a good surrogate for plant diversity in lab and field experiments </w:t>
      </w:r>
      <w:r w:rsidR="006776C7" w:rsidRPr="009F6551">
        <w:rPr>
          <w:rFonts w:ascii="Times New Roman" w:eastAsia="Calibri" w:hAnsi="Times New Roman" w:cs="Times New Roman"/>
        </w:rPr>
        <w:fldChar w:fldCharType="begin" w:fldLock="1"/>
      </w:r>
      <w:r w:rsidR="000E3140" w:rsidRPr="00F275FA">
        <w:rPr>
          <w:rFonts w:ascii="Times New Roman" w:eastAsia="Calibri" w:hAnsi="Times New Roman" w:cs="Times New Roman"/>
          <w:rPrChange w:id="117" w:author="Nicole" w:date="2018-08-14T12:43:00Z">
            <w:rPr>
              <w:rFonts w:ascii="Times New Roman" w:eastAsia="Calibri" w:hAnsi="Times New Roman" w:cs="Times New Roman"/>
            </w:rPr>
          </w:rPrChange>
        </w:rPr>
        <w:instrText>ADDIN CSL_CITATION {"citationItems":[{"id":"ITEM-1","itemData":{"DOI":"10.1038/23932","ISBN":"0028-0836","ISSN":"00280836","PMID":"1281940","abstract":"The functioning and stability of terrestrial ecosystems are determined by plant biodiversity and species composition(1-5). However. the ecological mechanisms by which plant biodiversity and species composition are regulated and maintained are not well understood. These mechanisms need to be identified to ensure successful management for conservation and restoration of diverse natural ecosystems. Here we show,by using two-independent, but complementary, ecological experiments, that below-ground diversity of arbuscular mycorrhizal fungi (AMF) is a major factor contributing to the maintenance of plant biodiversity and to ecosystem functioning. At low AMF diversity, the plant species composition and overall structure of microcosms that simulate European calcareous grassland fluctuate greatly when the AMF taxa that are present are changed. Plant biodiversity, nutrient capture and productivity in macrocosms that simulate North American old-fields increase significantly with increasing AMF-species richness. These results emphasize the need to protect AMF and to consider these fungi in future management practices in order to maintain diverse ecosystems. Our results also show that microbial interactions can drive ecosystem functions such as plant biodiversity, productivity and variability.","author":[{"dropping-particle":"","family":"Heijden","given":"Marcel G.A.","non-dropping-particle":"Van Der","parse-names":false,"suffix":""},{"dropping-particle":"","family":"Klironomos","given":"John N.","non-dropping-particle":"","parse-names":false,"suffix":""},{"dropping-particle":"","family":"Ursic","given":"Margot","non-dropping-particle":"","parse-names":false,"suffix":""},{"dropping-particle":"","family":"Moutoglis","given":"Peter","non-dropping-particle":"","parse-names":false,"suffix":""},{"dropping-particle":"","family":"Streitwolf-Engel","given":"Ruth","non-dropping-particle":"","parse-names":false,"suffix":""},{"dropping-particle":"","family":"Boller","given":"Thomas","non-dropping-particle":"","parse-names":false,"suffix":""},{"dropping-particle":"","family":"Wiemken","given":"Andres","non-dropping-particle":"","parse-names":false,"suffix":""},{"dropping-particle":"","family":"Sanders","given":"Ian R.","non-dropping-particle":"","parse-names":false,"suffix":""}],"container-title":"Nature","id":"ITEM-1","issued":{"date-parts":[["1998"]]},"title":"Mycorrhizal fungal diversity determines plant biodiversity, ecosystem variability and productivity","type":"article-journal"},"uris":["http://www.mendeley.com/documents/?uuid=bce3edc3-83c6-3a26-9465-c2e6fc8c78bf"]}],"mendeley":{"formattedCitation":"(Van Der Heijden et al., 1998)","plainTextFormattedCitation":"(Van Der Heijden et al., 1998)","previouslyFormattedCitation":"(Van Der Heijden et al., 1998)"},"properties":{"noteIndex":0},"schema":"https://github.com/citation-style-language/schema/raw/master/csl-citation.json"}</w:instrText>
      </w:r>
      <w:r w:rsidR="006776C7" w:rsidRPr="00F275FA">
        <w:rPr>
          <w:rFonts w:ascii="Times New Roman" w:eastAsia="Calibri" w:hAnsi="Times New Roman" w:cs="Times New Roman"/>
          <w:rPrChange w:id="118" w:author="Nicole" w:date="2018-08-14T12:43:00Z">
            <w:rPr>
              <w:rFonts w:ascii="Times New Roman" w:eastAsia="Calibri" w:hAnsi="Times New Roman" w:cs="Times New Roman"/>
            </w:rPr>
          </w:rPrChange>
        </w:rPr>
        <w:fldChar w:fldCharType="separate"/>
      </w:r>
      <w:r w:rsidR="006776C7" w:rsidRPr="006837B3">
        <w:rPr>
          <w:rFonts w:ascii="Times New Roman" w:eastAsia="Calibri" w:hAnsi="Times New Roman" w:cs="Times New Roman"/>
          <w:noProof/>
        </w:rPr>
        <w:t>(Van Der Heijden et al., 1998)</w:t>
      </w:r>
      <w:r w:rsidR="006776C7" w:rsidRPr="006837B3">
        <w:rPr>
          <w:rFonts w:ascii="Times New Roman" w:eastAsia="Calibri" w:hAnsi="Times New Roman" w:cs="Times New Roman"/>
        </w:rPr>
        <w:fldChar w:fldCharType="end"/>
      </w:r>
      <w:r w:rsidR="006776C7" w:rsidRPr="009F6551">
        <w:rPr>
          <w:rFonts w:ascii="Times New Roman" w:eastAsia="Calibri" w:hAnsi="Times New Roman" w:cs="Times New Roman"/>
        </w:rPr>
        <w:t>.</w:t>
      </w:r>
    </w:p>
    <w:p w14:paraId="63D3781F" w14:textId="0AC96075" w:rsidR="00EA33EA" w:rsidRPr="006837B3" w:rsidRDefault="007C093C" w:rsidP="00992B04">
      <w:pPr>
        <w:spacing w:line="480" w:lineRule="auto"/>
        <w:ind w:firstLine="720"/>
        <w:rPr>
          <w:rFonts w:ascii="Times New Roman" w:eastAsia="Calibri" w:hAnsi="Times New Roman" w:cs="Times New Roman"/>
        </w:rPr>
      </w:pPr>
      <w:r w:rsidRPr="006837B3">
        <w:rPr>
          <w:rFonts w:ascii="Times New Roman" w:eastAsia="Calibri" w:hAnsi="Times New Roman" w:cs="Times New Roman"/>
        </w:rPr>
        <w:t xml:space="preserve">Most </w:t>
      </w:r>
      <w:r w:rsidR="00BF0D2A" w:rsidRPr="006837B3">
        <w:rPr>
          <w:rFonts w:ascii="Times New Roman" w:eastAsia="Calibri" w:hAnsi="Times New Roman" w:cs="Times New Roman"/>
        </w:rPr>
        <w:t>surrogate</w:t>
      </w:r>
      <w:r w:rsidR="00894420" w:rsidRPr="006837B3">
        <w:rPr>
          <w:rFonts w:ascii="Times New Roman" w:eastAsia="Calibri" w:hAnsi="Times New Roman" w:cs="Times New Roman"/>
        </w:rPr>
        <w:t xml:space="preserve"> studies to date </w:t>
      </w:r>
      <w:r w:rsidR="004B69C8" w:rsidRPr="006837B3">
        <w:rPr>
          <w:rFonts w:ascii="Times New Roman" w:eastAsia="Calibri" w:hAnsi="Times New Roman" w:cs="Times New Roman"/>
        </w:rPr>
        <w:t xml:space="preserve">have </w:t>
      </w:r>
      <w:r w:rsidR="00894420" w:rsidRPr="006837B3">
        <w:rPr>
          <w:rFonts w:ascii="Times New Roman" w:eastAsia="Calibri" w:hAnsi="Times New Roman" w:cs="Times New Roman"/>
        </w:rPr>
        <w:t>investigate</w:t>
      </w:r>
      <w:r w:rsidR="004B5893" w:rsidRPr="006837B3">
        <w:rPr>
          <w:rFonts w:ascii="Times New Roman" w:eastAsia="Calibri" w:hAnsi="Times New Roman" w:cs="Times New Roman"/>
        </w:rPr>
        <w:t>d</w:t>
      </w:r>
      <w:r w:rsidRPr="006837B3">
        <w:rPr>
          <w:rFonts w:ascii="Times New Roman" w:eastAsia="Calibri" w:hAnsi="Times New Roman" w:cs="Times New Roman"/>
        </w:rPr>
        <w:t xml:space="preserve"> the </w:t>
      </w:r>
      <w:del w:id="119" w:author="Nicole" w:date="2018-08-14T10:36:00Z">
        <w:r w:rsidRPr="006837B3" w:rsidDel="00992B04">
          <w:rPr>
            <w:rFonts w:ascii="Times New Roman" w:eastAsia="Calibri" w:hAnsi="Times New Roman" w:cs="Times New Roman"/>
          </w:rPr>
          <w:delText xml:space="preserve">spatial </w:delText>
        </w:r>
      </w:del>
      <w:r w:rsidRPr="006837B3">
        <w:rPr>
          <w:rFonts w:ascii="Times New Roman" w:eastAsia="Calibri" w:hAnsi="Times New Roman" w:cs="Times New Roman"/>
        </w:rPr>
        <w:t>effectiveness of</w:t>
      </w:r>
      <w:r w:rsidR="00EA33EA" w:rsidRPr="00F275FA">
        <w:rPr>
          <w:rFonts w:ascii="Times New Roman" w:eastAsia="Calibri" w:hAnsi="Times New Roman" w:cs="Times New Roman"/>
          <w:rPrChange w:id="120" w:author="Nicole" w:date="2018-08-14T12:43:00Z">
            <w:rPr>
              <w:rFonts w:ascii="Times New Roman" w:eastAsia="Calibri" w:hAnsi="Times New Roman" w:cs="Times New Roman"/>
            </w:rPr>
          </w:rPrChange>
        </w:rPr>
        <w:t xml:space="preserve"> surrogates at different </w:t>
      </w:r>
      <w:r w:rsidR="004B69C8" w:rsidRPr="00F275FA">
        <w:rPr>
          <w:rFonts w:ascii="Times New Roman" w:eastAsia="Calibri" w:hAnsi="Times New Roman" w:cs="Times New Roman"/>
          <w:rPrChange w:id="121" w:author="Nicole" w:date="2018-08-14T12:43:00Z">
            <w:rPr>
              <w:rFonts w:ascii="Times New Roman" w:eastAsia="Calibri" w:hAnsi="Times New Roman" w:cs="Times New Roman"/>
            </w:rPr>
          </w:rPrChange>
        </w:rPr>
        <w:t xml:space="preserve">spatial </w:t>
      </w:r>
      <w:r w:rsidR="00EA33EA" w:rsidRPr="00F275FA">
        <w:rPr>
          <w:rFonts w:ascii="Times New Roman" w:eastAsia="Calibri" w:hAnsi="Times New Roman" w:cs="Times New Roman"/>
          <w:rPrChange w:id="122" w:author="Nicole" w:date="2018-08-14T12:43:00Z">
            <w:rPr>
              <w:rFonts w:ascii="Times New Roman" w:eastAsia="Calibri" w:hAnsi="Times New Roman" w:cs="Times New Roman"/>
            </w:rPr>
          </w:rPrChange>
        </w:rPr>
        <w:t>scales</w:t>
      </w:r>
      <w:r w:rsidR="004B5893" w:rsidRPr="00F275FA">
        <w:rPr>
          <w:rFonts w:ascii="Times New Roman" w:eastAsia="Calibri" w:hAnsi="Times New Roman" w:cs="Times New Roman"/>
          <w:rPrChange w:id="123" w:author="Nicole" w:date="2018-08-14T12:43:00Z">
            <w:rPr>
              <w:rFonts w:ascii="Times New Roman" w:eastAsia="Calibri" w:hAnsi="Times New Roman" w:cs="Times New Roman"/>
            </w:rPr>
          </w:rPrChange>
        </w:rPr>
        <w:t xml:space="preserve">, perhaps because of their widespread use to identify priority conservation areas </w:t>
      </w:r>
      <w:r w:rsidR="004B5893" w:rsidRPr="009F6551">
        <w:rPr>
          <w:rFonts w:ascii="Times New Roman" w:eastAsia="Calibri" w:hAnsi="Times New Roman" w:cs="Times New Roman"/>
        </w:rPr>
        <w:fldChar w:fldCharType="begin" w:fldLock="1"/>
      </w:r>
      <w:r w:rsidR="004B5893" w:rsidRPr="00F275FA">
        <w:rPr>
          <w:rFonts w:ascii="Times New Roman" w:eastAsia="Calibri" w:hAnsi="Times New Roman" w:cs="Times New Roman"/>
          <w:rPrChange w:id="124" w:author="Nicole" w:date="2018-08-14T12:43:00Z">
            <w:rPr>
              <w:rFonts w:ascii="Times New Roman" w:eastAsia="Calibri" w:hAnsi="Times New Roman" w:cs="Times New Roman"/>
            </w:rPr>
          </w:rPrChange>
        </w:rPr>
        <w:instrText>ADDIN CSL_CITATION {"citationItems":[{"id":"ITEM-1","itemData":{"author":[{"dropping-particle":"","family":"Sarkar","given":"S","non-dropping-particle":"","parse-names":false,"suffix":""},{"dropping-particle":"","family":"Margules","given":"C","non-dropping-particle":"","parse-names":false,"suffix":""}],"container-title":"J Biosci","id":"ITEM-1","issued":{"date-parts":[["2002"]]},"note":"-covers the basics of complementarity, biodiversity definition and use of surrogates","title":"Operationalizing biodiversity for conservation planning.","type":"article-journal","volume":"27"},"uris":["http://www.mendeley.com/documents/?uuid=3d99b18d-696a-336f-9639-4dd729816246"]},{"id":"ITEM-2","itemData":{"author":[{"dropping-particle":"","family":"Margules","given":"CR","non-dropping-particle":"","parse-names":false,"suffix":""},{"dropping-particle":"","family":"Pressey","given":"RL","non-dropping-particle":"","parse-names":false,"suffix":""},{"dropping-particle":"","family":"Williams","given":"PH","non-dropping-particle":"","parse-names":false,"suffix":""}],"container-title":"J Biosci","id":"ITEM-2","issued":{"date-parts":[["2002"]]},"note":"-static study focusing on spatial aspect-predicting overall diversity with one group","title":"Representing biodiversity: data and procedures for identifying priority areas for conservation.","type":"article-journal","volume":"27"},"uris":["http://www.mendeley.com/documents/?uuid=0fe850a3-7b95-3d88-92f8-d753171576ec"]}],"mendeley":{"formattedCitation":"(Margules, Pressey, &amp; Williams, 2002; Sarkar &amp; Margules, 2002)","plainTextFormattedCitation":"(Margules, Pressey, &amp; Williams, 2002; Sarkar &amp; Margules, 2002)","previouslyFormattedCitation":"(Margules, Pressey, &amp; Williams, 2002; Sarkar &amp; Margules, 2002)"},"properties":{"noteIndex":0},"schema":"https://github.com/citation-style-language/schema/raw/master/csl-citation.json"}</w:instrText>
      </w:r>
      <w:r w:rsidR="004B5893" w:rsidRPr="00F275FA">
        <w:rPr>
          <w:rFonts w:ascii="Times New Roman" w:eastAsia="Calibri" w:hAnsi="Times New Roman" w:cs="Times New Roman"/>
          <w:rPrChange w:id="125" w:author="Nicole" w:date="2018-08-14T12:43:00Z">
            <w:rPr>
              <w:rFonts w:ascii="Times New Roman" w:eastAsia="Calibri" w:hAnsi="Times New Roman" w:cs="Times New Roman"/>
            </w:rPr>
          </w:rPrChange>
        </w:rPr>
        <w:fldChar w:fldCharType="separate"/>
      </w:r>
      <w:r w:rsidR="004B5893" w:rsidRPr="006837B3">
        <w:rPr>
          <w:rFonts w:ascii="Times New Roman" w:eastAsia="Calibri" w:hAnsi="Times New Roman" w:cs="Times New Roman"/>
          <w:noProof/>
        </w:rPr>
        <w:t>(Margules, Pressey, &amp; Williams, 2002; Sarkar &amp; Margules, 2002)</w:t>
      </w:r>
      <w:r w:rsidR="004B5893" w:rsidRPr="006837B3">
        <w:rPr>
          <w:rFonts w:ascii="Times New Roman" w:eastAsia="Calibri" w:hAnsi="Times New Roman" w:cs="Times New Roman"/>
        </w:rPr>
        <w:fldChar w:fldCharType="end"/>
      </w:r>
      <w:r w:rsidR="004B5893" w:rsidRPr="009F6551">
        <w:rPr>
          <w:rFonts w:ascii="Times New Roman" w:eastAsia="Calibri" w:hAnsi="Times New Roman" w:cs="Times New Roman"/>
        </w:rPr>
        <w:t xml:space="preserve"> and sites for designation as marine reserves </w:t>
      </w:r>
      <w:r w:rsidR="004B5893" w:rsidRPr="009F6551">
        <w:rPr>
          <w:rFonts w:ascii="Times New Roman" w:eastAsia="Calibri" w:hAnsi="Times New Roman" w:cs="Times New Roman"/>
        </w:rPr>
        <w:fldChar w:fldCharType="begin" w:fldLock="1"/>
      </w:r>
      <w:r w:rsidR="004B5893" w:rsidRPr="00F275FA">
        <w:rPr>
          <w:rFonts w:ascii="Times New Roman" w:eastAsia="Calibri" w:hAnsi="Times New Roman" w:cs="Times New Roman"/>
          <w:rPrChange w:id="126" w:author="Nicole" w:date="2018-08-14T12:43:00Z">
            <w:rPr>
              <w:rFonts w:ascii="Times New Roman" w:eastAsia="Calibri" w:hAnsi="Times New Roman" w:cs="Times New Roman"/>
            </w:rPr>
          </w:rPrChange>
        </w:rPr>
        <w:instrText>ADDIN CSL_CITATION {"citationItems":[{"id":"ITEM-1","itemData":{"author":[{"dropping-particle":"","family":"Ward","given":"TJ","non-dropping-particle":"","parse-names":false,"suffix":""},{"dropping-particle":"","family":"Vanderklift","given":"MA","non-dropping-particle":"","parse-names":false,"suffix":""},{"dropping-particle":"","family":"Nicholls","given":"AO","non-dropping-particle":"","parse-names":false,"suffix":""},{"dropping-particle":"","family":"Kenchington","given":"RA","non-dropping-particle":"","parse-names":false,"suffix":""}],"container-title":"Ecol Appl","id":"ITEM-1","issued":{"date-parts":[["1999"]]},"note":"-static\n-spatial\n-marine reserves","title":"Selecting marine reserves using habitats and species assemblages as surrogates for biological diversity.","type":"article-journal","volume":"9"},"uris":["http://www.mendeley.com/documents/?uuid=7ab79edc-ca3e-3591-b810-baadc817036b"]}],"mendeley":{"formattedCitation":"(T. Ward, Vanderklift, Nicholls, &amp; Kenchington, 1999)","plainTextFormattedCitation":"(T. Ward, Vanderklift, Nicholls, &amp; Kenchington, 1999)","previouslyFormattedCitation":"(T. Ward, Vanderklift, Nicholls, &amp; Kenchington, 1999)"},"properties":{"noteIndex":0},"schema":"https://github.com/citation-style-language/schema/raw/master/csl-citation.json"}</w:instrText>
      </w:r>
      <w:r w:rsidR="004B5893" w:rsidRPr="00F275FA">
        <w:rPr>
          <w:rFonts w:ascii="Times New Roman" w:eastAsia="Calibri" w:hAnsi="Times New Roman" w:cs="Times New Roman"/>
          <w:rPrChange w:id="127" w:author="Nicole" w:date="2018-08-14T12:43:00Z">
            <w:rPr>
              <w:rFonts w:ascii="Times New Roman" w:eastAsia="Calibri" w:hAnsi="Times New Roman" w:cs="Times New Roman"/>
            </w:rPr>
          </w:rPrChange>
        </w:rPr>
        <w:fldChar w:fldCharType="separate"/>
      </w:r>
      <w:r w:rsidR="004B5893" w:rsidRPr="006837B3">
        <w:rPr>
          <w:rFonts w:ascii="Times New Roman" w:eastAsia="Calibri" w:hAnsi="Times New Roman" w:cs="Times New Roman"/>
          <w:noProof/>
        </w:rPr>
        <w:t>(T. Ward, Vanderklift, Nicholls, &amp; Kenchington, 1999)</w:t>
      </w:r>
      <w:r w:rsidR="004B5893" w:rsidRPr="006837B3">
        <w:rPr>
          <w:rFonts w:ascii="Times New Roman" w:eastAsia="Calibri" w:hAnsi="Times New Roman" w:cs="Times New Roman"/>
        </w:rPr>
        <w:fldChar w:fldCharType="end"/>
      </w:r>
      <w:r w:rsidR="00EA33EA" w:rsidRPr="009F6551">
        <w:rPr>
          <w:rFonts w:ascii="Times New Roman" w:eastAsia="Calibri" w:hAnsi="Times New Roman" w:cs="Times New Roman"/>
        </w:rPr>
        <w:t xml:space="preserve">. </w:t>
      </w:r>
      <w:r w:rsidR="00AD70CA" w:rsidRPr="006837B3">
        <w:rPr>
          <w:rFonts w:ascii="Times New Roman" w:eastAsia="Calibri" w:hAnsi="Times New Roman" w:cs="Times New Roman"/>
        </w:rPr>
        <w:t>For example,</w:t>
      </w:r>
      <w:r w:rsidR="004C3BDB" w:rsidRPr="006837B3">
        <w:rPr>
          <w:rFonts w:ascii="Times New Roman" w:eastAsia="Calibri" w:hAnsi="Times New Roman" w:cs="Times New Roman"/>
        </w:rPr>
        <w:t xml:space="preserve"> hedgerow bird </w:t>
      </w:r>
      <w:commentRangeStart w:id="128"/>
      <w:del w:id="129" w:author="Graham Forrester" w:date="2018-08-10T15:34:00Z">
        <w:r w:rsidR="004C3BDB" w:rsidRPr="006837B3" w:rsidDel="00AD70CA">
          <w:rPr>
            <w:rFonts w:ascii="Times New Roman" w:eastAsia="Calibri" w:hAnsi="Times New Roman" w:cs="Times New Roman"/>
          </w:rPr>
          <w:delText>species abundances</w:delText>
        </w:r>
      </w:del>
      <w:ins w:id="130" w:author="Graham Forrester" w:date="2018-08-10T15:34:00Z">
        <w:r w:rsidR="00AD70CA" w:rsidRPr="006837B3">
          <w:rPr>
            <w:rFonts w:ascii="Times New Roman" w:eastAsia="Calibri" w:hAnsi="Times New Roman" w:cs="Times New Roman"/>
          </w:rPr>
          <w:t>communities</w:t>
        </w:r>
      </w:ins>
      <w:r w:rsidR="004C3BDB" w:rsidRPr="006837B3">
        <w:rPr>
          <w:rFonts w:ascii="Times New Roman" w:eastAsia="Calibri" w:hAnsi="Times New Roman" w:cs="Times New Roman"/>
        </w:rPr>
        <w:t xml:space="preserve"> </w:t>
      </w:r>
      <w:commentRangeEnd w:id="128"/>
      <w:r w:rsidR="001E31C1" w:rsidRPr="00F275FA">
        <w:rPr>
          <w:rStyle w:val="CommentReference"/>
          <w:rFonts w:ascii="Times New Roman" w:hAnsi="Times New Roman" w:cs="Times New Roman"/>
          <w:sz w:val="24"/>
          <w:szCs w:val="24"/>
          <w:rPrChange w:id="131" w:author="Nicole" w:date="2018-08-14T12:43:00Z">
            <w:rPr>
              <w:rStyle w:val="CommentReference"/>
            </w:rPr>
          </w:rPrChange>
        </w:rPr>
        <w:commentReference w:id="128"/>
      </w:r>
      <w:r w:rsidR="004C3BDB" w:rsidRPr="009F6551">
        <w:rPr>
          <w:rFonts w:ascii="Times New Roman" w:eastAsia="Calibri" w:hAnsi="Times New Roman" w:cs="Times New Roman"/>
        </w:rPr>
        <w:t>act as surrogates for landscape quality at a broad scale and for landscape structure at a local scale</w:t>
      </w:r>
      <w:r w:rsidR="00AD70CA" w:rsidRPr="006837B3">
        <w:rPr>
          <w:rFonts w:ascii="Times New Roman" w:eastAsia="Calibri" w:hAnsi="Times New Roman" w:cs="Times New Roman"/>
        </w:rPr>
        <w:t xml:space="preserve">, </w:t>
      </w:r>
      <w:r w:rsidR="004B69C8" w:rsidRPr="006837B3">
        <w:rPr>
          <w:rFonts w:ascii="Times New Roman" w:eastAsia="Calibri" w:hAnsi="Times New Roman" w:cs="Times New Roman"/>
        </w:rPr>
        <w:t>which helps define appropriate indicators for</w:t>
      </w:r>
      <w:r w:rsidR="004C3BDB" w:rsidRPr="006837B3">
        <w:rPr>
          <w:rFonts w:ascii="Times New Roman" w:eastAsia="Calibri" w:hAnsi="Times New Roman" w:cs="Times New Roman"/>
        </w:rPr>
        <w:t xml:space="preserve"> restoration efforts </w:t>
      </w:r>
      <w:r w:rsidR="004C3BDB" w:rsidRPr="009F6551">
        <w:rPr>
          <w:rFonts w:ascii="Times New Roman" w:eastAsia="Calibri" w:hAnsi="Times New Roman" w:cs="Times New Roman"/>
        </w:rPr>
        <w:fldChar w:fldCharType="begin" w:fldLock="1"/>
      </w:r>
      <w:r w:rsidR="000B36F3" w:rsidRPr="00F275FA">
        <w:rPr>
          <w:rFonts w:ascii="Times New Roman" w:eastAsia="Calibri" w:hAnsi="Times New Roman" w:cs="Times New Roman"/>
          <w:rPrChange w:id="132" w:author="Nicole" w:date="2018-08-14T12:43:00Z">
            <w:rPr>
              <w:rFonts w:ascii="Times New Roman" w:eastAsia="Calibri" w:hAnsi="Times New Roman" w:cs="Times New Roman"/>
            </w:rPr>
          </w:rPrChange>
        </w:rPr>
        <w:instrText>ADDIN CSL_CITATION {"citationItems":[{"id":"ITEM-1","itemData":{"DOI":"10.1016/j.ecolind.2005.08.006","ISBN":"1470-160X","ISSN":"1470160X","PMID":"308","abstract":"The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Indicators","id":"ITEM-1","issued":{"date-parts":[["2006"]]},"title":"Bird communities as bioindicators: The focal species concept in agricultural landscapes","type":"article-journal"},"uris":["http://www.mendeley.com/documents/?uuid=4e32da55-a26d-3d9e-8edc-74d4e3da9e0d"]}],"mendeley":{"formattedCitation":"(Padoa-Schioppa, Baietto, Massa, &amp; Bottoni, 2006)","plainTextFormattedCitation":"(Padoa-Schioppa, Baietto, Massa, &amp; Bottoni, 2006)","previouslyFormattedCitation":"(Padoa-Schioppa, Baietto, Massa, &amp; Bottoni, 2006)"},"properties":{"noteIndex":0},"schema":"https://github.com/citation-style-language/schema/raw/master/csl-citation.json"}</w:instrText>
      </w:r>
      <w:r w:rsidR="004C3BDB" w:rsidRPr="00F275FA">
        <w:rPr>
          <w:rFonts w:ascii="Times New Roman" w:eastAsia="Calibri" w:hAnsi="Times New Roman" w:cs="Times New Roman"/>
          <w:rPrChange w:id="133" w:author="Nicole" w:date="2018-08-14T12:43:00Z">
            <w:rPr>
              <w:rFonts w:ascii="Times New Roman" w:eastAsia="Calibri" w:hAnsi="Times New Roman" w:cs="Times New Roman"/>
            </w:rPr>
          </w:rPrChange>
        </w:rPr>
        <w:fldChar w:fldCharType="separate"/>
      </w:r>
      <w:r w:rsidR="004C3BDB" w:rsidRPr="006837B3">
        <w:rPr>
          <w:rFonts w:ascii="Times New Roman" w:eastAsia="Calibri" w:hAnsi="Times New Roman" w:cs="Times New Roman"/>
          <w:noProof/>
        </w:rPr>
        <w:t>(Padoa-Schioppa, Baietto, Massa, &amp; Bottoni, 2006)</w:t>
      </w:r>
      <w:r w:rsidR="004C3BDB" w:rsidRPr="006837B3">
        <w:rPr>
          <w:rFonts w:ascii="Times New Roman" w:eastAsia="Calibri" w:hAnsi="Times New Roman" w:cs="Times New Roman"/>
        </w:rPr>
        <w:fldChar w:fldCharType="end"/>
      </w:r>
      <w:del w:id="134" w:author="Nicole" w:date="2018-08-14T10:41:00Z">
        <w:r w:rsidR="004C3BDB" w:rsidRPr="009F6551" w:rsidDel="00992B04">
          <w:rPr>
            <w:rFonts w:ascii="Times New Roman" w:eastAsia="Calibri" w:hAnsi="Times New Roman" w:cs="Times New Roman"/>
          </w:rPr>
          <w:delText>.</w:delText>
        </w:r>
      </w:del>
      <w:r w:rsidR="00EA33EA" w:rsidRPr="006837B3">
        <w:rPr>
          <w:rFonts w:ascii="Times New Roman" w:eastAsia="Calibri" w:hAnsi="Times New Roman" w:cs="Times New Roman"/>
        </w:rPr>
        <w:t xml:space="preserve">. </w:t>
      </w:r>
    </w:p>
    <w:p w14:paraId="42B41FDE" w14:textId="3F0FF9F4" w:rsidR="007C093C" w:rsidRPr="006837B3" w:rsidRDefault="000B36F3" w:rsidP="00CC32D0">
      <w:pPr>
        <w:spacing w:line="480" w:lineRule="auto"/>
        <w:ind w:firstLine="720"/>
        <w:rPr>
          <w:rFonts w:ascii="Times New Roman" w:eastAsia="Calibri" w:hAnsi="Times New Roman" w:cs="Times New Roman"/>
        </w:rPr>
      </w:pPr>
      <w:r w:rsidRPr="006837B3">
        <w:rPr>
          <w:rFonts w:ascii="Times New Roman" w:eastAsia="Calibri" w:hAnsi="Times New Roman" w:cs="Times New Roman"/>
        </w:rPr>
        <w:t xml:space="preserve">Although the spatial assumption of surrogate effectiveness </w:t>
      </w:r>
      <w:r w:rsidR="00AD70CA" w:rsidRPr="006837B3">
        <w:rPr>
          <w:rFonts w:ascii="Times New Roman" w:eastAsia="Calibri" w:hAnsi="Times New Roman" w:cs="Times New Roman"/>
        </w:rPr>
        <w:t xml:space="preserve">has been </w:t>
      </w:r>
      <w:r w:rsidRPr="006837B3">
        <w:rPr>
          <w:rFonts w:ascii="Times New Roman" w:eastAsia="Calibri" w:hAnsi="Times New Roman" w:cs="Times New Roman"/>
        </w:rPr>
        <w:t xml:space="preserve">frequently investigated, </w:t>
      </w:r>
      <w:r w:rsidR="00AD70CA" w:rsidRPr="00F275FA">
        <w:rPr>
          <w:rFonts w:ascii="Times New Roman" w:eastAsia="Calibri" w:hAnsi="Times New Roman" w:cs="Times New Roman"/>
          <w:rPrChange w:id="135" w:author="Nicole" w:date="2018-08-14T12:43:00Z">
            <w:rPr>
              <w:rFonts w:ascii="Times New Roman" w:eastAsia="Calibri" w:hAnsi="Times New Roman" w:cs="Times New Roman"/>
            </w:rPr>
          </w:rPrChange>
        </w:rPr>
        <w:t xml:space="preserve">many authors have noted a </w:t>
      </w:r>
      <w:r w:rsidR="007C093C" w:rsidRPr="00F275FA">
        <w:rPr>
          <w:rFonts w:ascii="Times New Roman" w:eastAsia="Calibri" w:hAnsi="Times New Roman" w:cs="Times New Roman"/>
          <w:rPrChange w:id="136" w:author="Nicole" w:date="2018-08-14T12:43:00Z">
            <w:rPr>
              <w:rFonts w:ascii="Times New Roman" w:eastAsia="Calibri" w:hAnsi="Times New Roman" w:cs="Times New Roman"/>
            </w:rPr>
          </w:rPrChange>
        </w:rPr>
        <w:t xml:space="preserve">lack of studies that </w:t>
      </w:r>
      <w:r w:rsidR="00AD70CA" w:rsidRPr="00F275FA">
        <w:rPr>
          <w:rFonts w:ascii="Times New Roman" w:eastAsia="Calibri" w:hAnsi="Times New Roman" w:cs="Times New Roman"/>
          <w:rPrChange w:id="137" w:author="Nicole" w:date="2018-08-14T12:43:00Z">
            <w:rPr>
              <w:rFonts w:ascii="Times New Roman" w:eastAsia="Calibri" w:hAnsi="Times New Roman" w:cs="Times New Roman"/>
            </w:rPr>
          </w:rPrChange>
        </w:rPr>
        <w:t>investigat</w:t>
      </w:r>
      <w:r w:rsidR="00A12636" w:rsidRPr="00F275FA">
        <w:rPr>
          <w:rFonts w:ascii="Times New Roman" w:eastAsia="Calibri" w:hAnsi="Times New Roman" w:cs="Times New Roman"/>
          <w:rPrChange w:id="138" w:author="Nicole" w:date="2018-08-14T12:43:00Z">
            <w:rPr>
              <w:rFonts w:ascii="Times New Roman" w:eastAsia="Calibri" w:hAnsi="Times New Roman" w:cs="Times New Roman"/>
            </w:rPr>
          </w:rPrChange>
        </w:rPr>
        <w:t>e</w:t>
      </w:r>
      <w:r w:rsidR="00AD70CA" w:rsidRPr="00F275FA">
        <w:rPr>
          <w:rFonts w:ascii="Times New Roman" w:eastAsia="Calibri" w:hAnsi="Times New Roman" w:cs="Times New Roman"/>
          <w:rPrChange w:id="139" w:author="Nicole" w:date="2018-08-14T12:43:00Z">
            <w:rPr>
              <w:rFonts w:ascii="Times New Roman" w:eastAsia="Calibri" w:hAnsi="Times New Roman" w:cs="Times New Roman"/>
            </w:rPr>
          </w:rPrChange>
        </w:rPr>
        <w:t xml:space="preserve"> </w:t>
      </w:r>
      <w:r w:rsidR="007C093C" w:rsidRPr="00F275FA">
        <w:rPr>
          <w:rFonts w:ascii="Times New Roman" w:eastAsia="Calibri" w:hAnsi="Times New Roman" w:cs="Times New Roman"/>
          <w:rPrChange w:id="140" w:author="Nicole" w:date="2018-08-14T12:43:00Z">
            <w:rPr>
              <w:rFonts w:ascii="Times New Roman" w:eastAsia="Calibri" w:hAnsi="Times New Roman" w:cs="Times New Roman"/>
            </w:rPr>
          </w:rPrChange>
        </w:rPr>
        <w:t>the tempora</w:t>
      </w:r>
      <w:r w:rsidR="00894420" w:rsidRPr="00F275FA">
        <w:rPr>
          <w:rFonts w:ascii="Times New Roman" w:eastAsia="Calibri" w:hAnsi="Times New Roman" w:cs="Times New Roman"/>
          <w:rPrChange w:id="141" w:author="Nicole" w:date="2018-08-14T12:43:00Z">
            <w:rPr>
              <w:rFonts w:ascii="Times New Roman" w:eastAsia="Calibri" w:hAnsi="Times New Roman" w:cs="Times New Roman"/>
            </w:rPr>
          </w:rPrChange>
        </w:rPr>
        <w:t xml:space="preserve">l effectiveness of surrogates </w:t>
      </w:r>
      <w:r w:rsidR="007C093C" w:rsidRPr="00F275FA">
        <w:rPr>
          <w:rFonts w:ascii="Times New Roman" w:eastAsia="Calibri" w:hAnsi="Times New Roman" w:cs="Times New Roman"/>
          <w:rPrChange w:id="142" w:author="Nicole" w:date="2018-08-14T12:43:00Z">
            <w:rPr>
              <w:rFonts w:ascii="Times New Roman" w:eastAsia="Calibri" w:hAnsi="Times New Roman" w:cs="Times New Roman"/>
            </w:rPr>
          </w:rPrChange>
        </w:rPr>
        <w:t>(Bevilacqua, Mistri, Terlizzi, &amp; Munari, 2018; Lewandowski, Noss, &amp; Parson, 2010; Magierowski &amp; Johnson, 2006; McArthur, Brooke, Przeslawski, Ryan, &amp; Lucieer, 2010; Mellin et al., 2011; Rubal, Veiga, Vieira, &amp; Sousa-Pinto, 2011)</w:t>
      </w:r>
      <w:r w:rsidRPr="00F275FA">
        <w:rPr>
          <w:rFonts w:ascii="Times New Roman" w:eastAsia="Calibri" w:hAnsi="Times New Roman" w:cs="Times New Roman"/>
          <w:rPrChange w:id="143" w:author="Nicole" w:date="2018-08-14T12:43:00Z">
            <w:rPr>
              <w:rFonts w:ascii="Times New Roman" w:eastAsia="Calibri" w:hAnsi="Times New Roman" w:cs="Times New Roman"/>
            </w:rPr>
          </w:rPrChange>
        </w:rPr>
        <w:t>.</w:t>
      </w:r>
      <w:r w:rsidR="007C093C" w:rsidRPr="00F275FA">
        <w:rPr>
          <w:rFonts w:ascii="Times New Roman" w:eastAsia="Calibri" w:hAnsi="Times New Roman" w:cs="Times New Roman"/>
          <w:rPrChange w:id="144" w:author="Nicole" w:date="2018-08-14T12:43:00Z">
            <w:rPr>
              <w:rFonts w:ascii="Times New Roman" w:eastAsia="Calibri" w:hAnsi="Times New Roman" w:cs="Times New Roman"/>
            </w:rPr>
          </w:rPrChange>
        </w:rPr>
        <w:t xml:space="preserve"> </w:t>
      </w:r>
      <w:r w:rsidR="00AD70CA" w:rsidRPr="00F275FA">
        <w:rPr>
          <w:rFonts w:ascii="Times New Roman" w:eastAsia="Calibri" w:hAnsi="Times New Roman" w:cs="Times New Roman"/>
          <w:rPrChange w:id="145" w:author="Nicole" w:date="2018-08-14T12:43:00Z">
            <w:rPr>
              <w:rFonts w:ascii="Times New Roman" w:eastAsia="Calibri" w:hAnsi="Times New Roman" w:cs="Times New Roman"/>
            </w:rPr>
          </w:rPrChange>
        </w:rPr>
        <w:t>The few examples ha</w:t>
      </w:r>
      <w:r w:rsidR="006D0EBA" w:rsidRPr="00F275FA">
        <w:rPr>
          <w:rFonts w:ascii="Times New Roman" w:eastAsia="Calibri" w:hAnsi="Times New Roman" w:cs="Times New Roman"/>
          <w:rPrChange w:id="146" w:author="Nicole" w:date="2018-08-14T12:43:00Z">
            <w:rPr>
              <w:rFonts w:ascii="Times New Roman" w:eastAsia="Calibri" w:hAnsi="Times New Roman" w:cs="Times New Roman"/>
            </w:rPr>
          </w:rPrChange>
        </w:rPr>
        <w:t>ve</w:t>
      </w:r>
      <w:r w:rsidR="004A3292" w:rsidRPr="00F275FA">
        <w:rPr>
          <w:rFonts w:ascii="Times New Roman" w:eastAsia="Calibri" w:hAnsi="Times New Roman" w:cs="Times New Roman"/>
          <w:rPrChange w:id="147" w:author="Nicole" w:date="2018-08-14T12:43:00Z">
            <w:rPr>
              <w:rFonts w:ascii="Times New Roman" w:eastAsia="Calibri" w:hAnsi="Times New Roman" w:cs="Times New Roman"/>
            </w:rPr>
          </w:rPrChange>
        </w:rPr>
        <w:t xml:space="preserve"> produced mixed results. For example, p</w:t>
      </w:r>
      <w:r w:rsidR="00100945" w:rsidRPr="00F275FA">
        <w:rPr>
          <w:rFonts w:ascii="Times New Roman" w:eastAsia="Calibri" w:hAnsi="Times New Roman" w:cs="Times New Roman"/>
          <w:rPrChange w:id="148" w:author="Nicole" w:date="2018-08-14T12:43:00Z">
            <w:rPr>
              <w:rFonts w:ascii="Times New Roman" w:eastAsia="Calibri" w:hAnsi="Times New Roman" w:cs="Times New Roman"/>
            </w:rPr>
          </w:rPrChange>
        </w:rPr>
        <w:t xml:space="preserve">ercent canopy cover was </w:t>
      </w:r>
      <w:r w:rsidR="004A3292" w:rsidRPr="00F275FA">
        <w:rPr>
          <w:rFonts w:ascii="Times New Roman" w:eastAsia="Calibri" w:hAnsi="Times New Roman" w:cs="Times New Roman"/>
          <w:rPrChange w:id="149" w:author="Nicole" w:date="2018-08-14T12:43:00Z">
            <w:rPr>
              <w:rFonts w:ascii="Times New Roman" w:eastAsia="Calibri" w:hAnsi="Times New Roman" w:cs="Times New Roman"/>
            </w:rPr>
          </w:rPrChange>
        </w:rPr>
        <w:t>a poor</w:t>
      </w:r>
      <w:r w:rsidR="00100945" w:rsidRPr="00F275FA">
        <w:rPr>
          <w:rFonts w:ascii="Times New Roman" w:eastAsia="Calibri" w:hAnsi="Times New Roman" w:cs="Times New Roman"/>
          <w:rPrChange w:id="150" w:author="Nicole" w:date="2018-08-14T12:43:00Z">
            <w:rPr>
              <w:rFonts w:ascii="Times New Roman" w:eastAsia="Calibri" w:hAnsi="Times New Roman" w:cs="Times New Roman"/>
            </w:rPr>
          </w:rPrChange>
        </w:rPr>
        <w:t xml:space="preserve"> surrogate</w:t>
      </w:r>
      <w:r w:rsidR="001C54E0" w:rsidRPr="00F275FA">
        <w:rPr>
          <w:rFonts w:ascii="Times New Roman" w:eastAsia="Calibri" w:hAnsi="Times New Roman" w:cs="Times New Roman"/>
          <w:rPrChange w:id="151" w:author="Nicole" w:date="2018-08-14T12:43:00Z">
            <w:rPr>
              <w:rFonts w:ascii="Times New Roman" w:eastAsia="Calibri" w:hAnsi="Times New Roman" w:cs="Times New Roman"/>
            </w:rPr>
          </w:rPrChange>
        </w:rPr>
        <w:t xml:space="preserve"> </w:t>
      </w:r>
      <w:r w:rsidR="004A3292" w:rsidRPr="00F275FA">
        <w:rPr>
          <w:rFonts w:ascii="Times New Roman" w:eastAsia="Calibri" w:hAnsi="Times New Roman" w:cs="Times New Roman"/>
          <w:rPrChange w:id="152" w:author="Nicole" w:date="2018-08-14T12:43:00Z">
            <w:rPr>
              <w:rFonts w:ascii="Times New Roman" w:eastAsia="Calibri" w:hAnsi="Times New Roman" w:cs="Times New Roman"/>
            </w:rPr>
          </w:rPrChange>
        </w:rPr>
        <w:t>for</w:t>
      </w:r>
      <w:r w:rsidR="001C54E0" w:rsidRPr="00F275FA">
        <w:rPr>
          <w:rFonts w:ascii="Times New Roman" w:eastAsia="Calibri" w:hAnsi="Times New Roman" w:cs="Times New Roman"/>
          <w:rPrChange w:id="153" w:author="Nicole" w:date="2018-08-14T12:43:00Z">
            <w:rPr>
              <w:rFonts w:ascii="Times New Roman" w:eastAsia="Calibri" w:hAnsi="Times New Roman" w:cs="Times New Roman"/>
            </w:rPr>
          </w:rPrChange>
        </w:rPr>
        <w:t xml:space="preserve"> bird pop</w:t>
      </w:r>
      <w:r w:rsidR="00C11D4B" w:rsidRPr="00F275FA">
        <w:rPr>
          <w:rFonts w:ascii="Times New Roman" w:eastAsia="Calibri" w:hAnsi="Times New Roman" w:cs="Times New Roman"/>
          <w:rPrChange w:id="154" w:author="Nicole" w:date="2018-08-14T12:43:00Z">
            <w:rPr>
              <w:rFonts w:ascii="Times New Roman" w:eastAsia="Calibri" w:hAnsi="Times New Roman" w:cs="Times New Roman"/>
            </w:rPr>
          </w:rPrChange>
        </w:rPr>
        <w:t xml:space="preserve">ulation trends </w:t>
      </w:r>
      <w:commentRangeStart w:id="155"/>
      <w:r w:rsidR="00C11D4B" w:rsidRPr="00F275FA">
        <w:rPr>
          <w:rFonts w:ascii="Times New Roman" w:eastAsia="Calibri" w:hAnsi="Times New Roman" w:cs="Times New Roman"/>
          <w:rPrChange w:id="156" w:author="Nicole" w:date="2018-08-14T12:43:00Z">
            <w:rPr>
              <w:rFonts w:ascii="Times New Roman" w:eastAsia="Calibri" w:hAnsi="Times New Roman" w:cs="Times New Roman"/>
            </w:rPr>
          </w:rPrChange>
        </w:rPr>
        <w:t xml:space="preserve">over </w:t>
      </w:r>
      <w:del w:id="157" w:author="Graham Forrester" w:date="2018-08-10T15:39:00Z">
        <w:r w:rsidR="00C11D4B" w:rsidRPr="00F275FA" w:rsidDel="004A3292">
          <w:rPr>
            <w:rFonts w:ascii="Times New Roman" w:eastAsia="Calibri" w:hAnsi="Times New Roman" w:cs="Times New Roman"/>
            <w:rPrChange w:id="158" w:author="Nicole" w:date="2018-08-14T12:43:00Z">
              <w:rPr>
                <w:rFonts w:ascii="Times New Roman" w:eastAsia="Calibri" w:hAnsi="Times New Roman" w:cs="Times New Roman"/>
              </w:rPr>
            </w:rPrChange>
          </w:rPr>
          <w:delText xml:space="preserve">a </w:delText>
        </w:r>
      </w:del>
      <w:r w:rsidR="00C11D4B" w:rsidRPr="00F275FA">
        <w:rPr>
          <w:rFonts w:ascii="Times New Roman" w:eastAsia="Calibri" w:hAnsi="Times New Roman" w:cs="Times New Roman"/>
          <w:rPrChange w:id="159" w:author="Nicole" w:date="2018-08-14T12:43:00Z">
            <w:rPr>
              <w:rFonts w:ascii="Times New Roman" w:eastAsia="Calibri" w:hAnsi="Times New Roman" w:cs="Times New Roman"/>
            </w:rPr>
          </w:rPrChange>
        </w:rPr>
        <w:t>period</w:t>
      </w:r>
      <w:ins w:id="160" w:author="Graham Forrester" w:date="2018-08-10T15:39:00Z">
        <w:r w:rsidR="004A3292" w:rsidRPr="00F275FA">
          <w:rPr>
            <w:rFonts w:ascii="Times New Roman" w:eastAsia="Calibri" w:hAnsi="Times New Roman" w:cs="Times New Roman"/>
            <w:rPrChange w:id="161" w:author="Nicole" w:date="2018-08-14T12:43:00Z">
              <w:rPr>
                <w:rFonts w:ascii="Times New Roman" w:eastAsia="Calibri" w:hAnsi="Times New Roman" w:cs="Times New Roman"/>
              </w:rPr>
            </w:rPrChange>
          </w:rPr>
          <w:t>s</w:t>
        </w:r>
      </w:ins>
      <w:r w:rsidR="00C11D4B" w:rsidRPr="00F275FA">
        <w:rPr>
          <w:rFonts w:ascii="Times New Roman" w:eastAsia="Calibri" w:hAnsi="Times New Roman" w:cs="Times New Roman"/>
          <w:rPrChange w:id="162" w:author="Nicole" w:date="2018-08-14T12:43:00Z">
            <w:rPr>
              <w:rFonts w:ascii="Times New Roman" w:eastAsia="Calibri" w:hAnsi="Times New Roman" w:cs="Times New Roman"/>
            </w:rPr>
          </w:rPrChange>
        </w:rPr>
        <w:t xml:space="preserve"> </w:t>
      </w:r>
      <w:del w:id="163" w:author="Graham Forrester" w:date="2018-08-10T15:39:00Z">
        <w:r w:rsidR="00C11D4B" w:rsidRPr="00F275FA" w:rsidDel="004A3292">
          <w:rPr>
            <w:rFonts w:ascii="Times New Roman" w:eastAsia="Calibri" w:hAnsi="Times New Roman" w:cs="Times New Roman"/>
            <w:rPrChange w:id="164" w:author="Nicole" w:date="2018-08-14T12:43:00Z">
              <w:rPr>
                <w:rFonts w:ascii="Times New Roman" w:eastAsia="Calibri" w:hAnsi="Times New Roman" w:cs="Times New Roman"/>
              </w:rPr>
            </w:rPrChange>
          </w:rPr>
          <w:delText>of more than</w:delText>
        </w:r>
      </w:del>
      <w:ins w:id="165" w:author="Graham Forrester" w:date="2018-08-10T15:39:00Z">
        <w:r w:rsidR="004A3292" w:rsidRPr="00F275FA">
          <w:rPr>
            <w:rFonts w:ascii="Times New Roman" w:eastAsia="Calibri" w:hAnsi="Times New Roman" w:cs="Times New Roman"/>
            <w:rPrChange w:id="166" w:author="Nicole" w:date="2018-08-14T12:43:00Z">
              <w:rPr>
                <w:rFonts w:ascii="Times New Roman" w:eastAsia="Calibri" w:hAnsi="Times New Roman" w:cs="Times New Roman"/>
              </w:rPr>
            </w:rPrChange>
          </w:rPr>
          <w:t>greater than</w:t>
        </w:r>
      </w:ins>
      <w:r w:rsidR="00C11D4B" w:rsidRPr="00F275FA">
        <w:rPr>
          <w:rFonts w:ascii="Times New Roman" w:eastAsia="Calibri" w:hAnsi="Times New Roman" w:cs="Times New Roman"/>
          <w:rPrChange w:id="167" w:author="Nicole" w:date="2018-08-14T12:43:00Z">
            <w:rPr>
              <w:rFonts w:ascii="Times New Roman" w:eastAsia="Calibri" w:hAnsi="Times New Roman" w:cs="Times New Roman"/>
            </w:rPr>
          </w:rPrChange>
        </w:rPr>
        <w:t xml:space="preserve"> ten</w:t>
      </w:r>
      <w:r w:rsidR="001C54E0" w:rsidRPr="00F275FA">
        <w:rPr>
          <w:rFonts w:ascii="Times New Roman" w:eastAsia="Calibri" w:hAnsi="Times New Roman" w:cs="Times New Roman"/>
          <w:rPrChange w:id="168" w:author="Nicole" w:date="2018-08-14T12:43:00Z">
            <w:rPr>
              <w:rFonts w:ascii="Times New Roman" w:eastAsia="Calibri" w:hAnsi="Times New Roman" w:cs="Times New Roman"/>
            </w:rPr>
          </w:rPrChange>
        </w:rPr>
        <w:t xml:space="preserve"> years </w:t>
      </w:r>
      <w:commentRangeEnd w:id="155"/>
      <w:r w:rsidR="00992B04" w:rsidRPr="00F275FA">
        <w:rPr>
          <w:rStyle w:val="CommentReference"/>
          <w:rFonts w:ascii="Times New Roman" w:hAnsi="Times New Roman" w:cs="Times New Roman"/>
          <w:sz w:val="24"/>
          <w:szCs w:val="24"/>
          <w:rPrChange w:id="169" w:author="Nicole" w:date="2018-08-14T12:43:00Z">
            <w:rPr>
              <w:rStyle w:val="CommentReference"/>
            </w:rPr>
          </w:rPrChange>
        </w:rPr>
        <w:commentReference w:id="155"/>
      </w:r>
      <w:r w:rsidR="001C54E0" w:rsidRPr="009F6551">
        <w:rPr>
          <w:rFonts w:ascii="Times New Roman" w:eastAsia="Calibri" w:hAnsi="Times New Roman" w:cs="Times New Roman"/>
        </w:rPr>
        <w:fldChar w:fldCharType="begin" w:fldLock="1"/>
      </w:r>
      <w:r w:rsidR="00CC54A8">
        <w:rPr>
          <w:rFonts w:ascii="Times New Roman" w:eastAsia="Calibri" w:hAnsi="Times New Roman" w:cs="Times New Roman"/>
        </w:rPr>
        <w:instrText>ADDIN CSL_CITATION {"citationItems":[{"id":"ITEM-1","itemData":{"DOI":"10.1016/j.ecolind.2015.10.031","ISSN":"1470160X","abstract":"Landscape features are often used as surrogates for biodiversity. While landscape features may perform well as surrogates for coarse metrics of biodiversity such as species richness, their value for monitoring population trends in individual species is virtually unexplored. We compared the performance of a proposed habitat surrogate for birds, percentage cover of vegetation overstory, for two distinct aspects of bird assemblages: community diversity (i.e. species richness) and population trends. We used four different long-term studies of open woodland habitats to test the consistency of the relationship between overstory percentage cover and bird species richness across a large spatial extent (&gt;1000 km) in Australia. We then identified twelve bird species with long-term time-series data to test the relationship between change in overstory cover and populations trends. We found percentage cover performed consistently as a surrogate for species richness in three of the four sites. However, there was no clear pattern in the performance of change in percentage cover as a surrogate for population trends. Four bird species exhibited a significant relationship with change in percentage overstory cover in one study, but this was not found across multiple studies. These results demonstrate a lack of consistency in the relationship between change in overstory cover and population trends among bird species, both within and between geographic regions. Our study demonstrates that biodiversity surrogates representing community-level metrics may be consistent across regions, but provide only limited information about individual species population trends. Understanding the limitations of the information provided by a biodiversity surrogate can inform the appropriate context for its application.","author":[{"dropping-particle":"","family":"Pierson","given":"J. C.","non-dropping-particle":"","parse-names":false,"suffix":""},{"dropping-particle":"","family":"Mortelliti","given":"A.","non-dropping-particle":"","parse-names":false,"suffix":""},{"dropping-particle":"","family":"Barton","given":"P. S.","non-dropping-particle":"","parse-names":false,"suffix":""},{"dropping-particle":"","family":"Lane","given":"P. W.","non-dropping-particle":"","parse-names":false,"suffix":""},{"dropping-particle":"","family":"Lindenmayer","given":"D. B.","non-dropping-particle":"","parse-names":false,"suffix":""}],"container-title":"Ecological Indicators","id":"ITEM-1","issued":{"date-parts":[["2016"]]},"note":"-Alessio is one of the co-authors (personal note)\n-I thought this might be similar to fish with coral functional diversity\n-overstory cover was not effective because dif birds have dif habitat requirements and some responded + to increased % cover, while others responded - or not at all","title":"Evaluating the effectiveness of overstory cover as a surrogate for bird community diversity and population trends","type":"article-journal"},"uris":["http://www.mendeley.com/documents/?uuid=8ec49a1c-7024-3d57-a4d1-d6988be8e038"]}],"mendeley":{"formattedCitation":"(Pierson, Mortelliti, Barton, Lane, &amp; Lindenmayer, 2016)","plainTextFormattedCitation":"(Pierson, Mortelliti, Barton, Lane, &amp; Lindenmayer, 2016)","previouslyFormattedCitation":"(Pierson, Mortelliti, Barton, Lane, &amp; Lindenmayer, 2016)"},"properties":{"noteIndex":0},"schema":"https://github.com/citation-style-language/schema/raw/master/csl-citation.json"}</w:instrText>
      </w:r>
      <w:r w:rsidR="001C54E0" w:rsidRPr="00F275FA">
        <w:rPr>
          <w:rFonts w:ascii="Times New Roman" w:eastAsia="Calibri" w:hAnsi="Times New Roman" w:cs="Times New Roman"/>
          <w:rPrChange w:id="170" w:author="Nicole" w:date="2018-08-14T12:43:00Z">
            <w:rPr>
              <w:rFonts w:ascii="Times New Roman" w:eastAsia="Calibri" w:hAnsi="Times New Roman" w:cs="Times New Roman"/>
            </w:rPr>
          </w:rPrChange>
        </w:rPr>
        <w:fldChar w:fldCharType="separate"/>
      </w:r>
      <w:r w:rsidR="001C54E0" w:rsidRPr="006837B3">
        <w:rPr>
          <w:rFonts w:ascii="Times New Roman" w:eastAsia="Calibri" w:hAnsi="Times New Roman" w:cs="Times New Roman"/>
          <w:noProof/>
        </w:rPr>
        <w:t>(Pierson, Mortelliti, Barton, Lane, &amp; Lindenmayer, 2016)</w:t>
      </w:r>
      <w:r w:rsidR="001C54E0" w:rsidRPr="009F6551">
        <w:rPr>
          <w:rFonts w:ascii="Times New Roman" w:eastAsia="Calibri" w:hAnsi="Times New Roman" w:cs="Times New Roman"/>
        </w:rPr>
        <w:fldChar w:fldCharType="end"/>
      </w:r>
      <w:r w:rsidR="001C54E0" w:rsidRPr="009F6551">
        <w:rPr>
          <w:rFonts w:ascii="Times New Roman" w:eastAsia="Calibri" w:hAnsi="Times New Roman" w:cs="Times New Roman"/>
        </w:rPr>
        <w:t>.</w:t>
      </w:r>
      <w:r w:rsidR="007C093C" w:rsidRPr="006837B3">
        <w:rPr>
          <w:rFonts w:ascii="Times New Roman" w:eastAsia="Calibri" w:hAnsi="Times New Roman" w:cs="Times New Roman"/>
        </w:rPr>
        <w:t xml:space="preserve"> </w:t>
      </w:r>
      <w:r w:rsidR="004A3292" w:rsidRPr="006837B3">
        <w:rPr>
          <w:rFonts w:ascii="Times New Roman" w:eastAsia="Calibri" w:hAnsi="Times New Roman" w:cs="Times New Roman"/>
        </w:rPr>
        <w:t xml:space="preserve">In contrast, </w:t>
      </w:r>
      <w:commentRangeStart w:id="171"/>
      <w:r w:rsidR="004A3292" w:rsidRPr="006837B3">
        <w:rPr>
          <w:rFonts w:ascii="Times New Roman" w:eastAsia="Calibri" w:hAnsi="Times New Roman" w:cs="Times New Roman"/>
        </w:rPr>
        <w:t xml:space="preserve">a </w:t>
      </w:r>
      <w:ins w:id="172" w:author="Nicole" w:date="2018-08-14T13:33:00Z">
        <w:r w:rsidR="00C843B7">
          <w:rPr>
            <w:rFonts w:ascii="Times New Roman" w:eastAsia="Calibri" w:hAnsi="Times New Roman" w:cs="Times New Roman"/>
          </w:rPr>
          <w:t xml:space="preserve">group of 35 </w:t>
        </w:r>
      </w:ins>
      <w:r w:rsidR="004A3292" w:rsidRPr="009F6551">
        <w:rPr>
          <w:rFonts w:ascii="Times New Roman" w:eastAsia="Calibri" w:hAnsi="Times New Roman" w:cs="Times New Roman"/>
        </w:rPr>
        <w:t>biodiversit</w:t>
      </w:r>
      <w:r w:rsidR="004A3292" w:rsidRPr="006837B3">
        <w:rPr>
          <w:rFonts w:ascii="Times New Roman" w:eastAsia="Calibri" w:hAnsi="Times New Roman" w:cs="Times New Roman"/>
        </w:rPr>
        <w:t>y surrogate</w:t>
      </w:r>
      <w:ins w:id="173" w:author="Nicole" w:date="2018-08-14T13:33:00Z">
        <w:r w:rsidR="00C843B7">
          <w:rPr>
            <w:rFonts w:ascii="Times New Roman" w:eastAsia="Calibri" w:hAnsi="Times New Roman" w:cs="Times New Roman"/>
          </w:rPr>
          <w:t>s</w:t>
        </w:r>
      </w:ins>
      <w:r w:rsidR="004A3292" w:rsidRPr="009F6551">
        <w:rPr>
          <w:rFonts w:ascii="Times New Roman" w:eastAsia="Calibri" w:hAnsi="Times New Roman" w:cs="Times New Roman"/>
        </w:rPr>
        <w:t xml:space="preserve"> </w:t>
      </w:r>
      <w:del w:id="174" w:author="Nicole" w:date="2018-08-14T13:33:00Z">
        <w:r w:rsidR="004A3292" w:rsidRPr="006837B3" w:rsidDel="00C843B7">
          <w:rPr>
            <w:rFonts w:ascii="Times New Roman" w:eastAsia="Calibri" w:hAnsi="Times New Roman" w:cs="Times New Roman"/>
          </w:rPr>
          <w:delText xml:space="preserve">developed </w:delText>
        </w:r>
      </w:del>
      <w:ins w:id="175" w:author="Nicole" w:date="2018-08-14T13:33:00Z">
        <w:r w:rsidR="00C843B7">
          <w:rPr>
            <w:rFonts w:ascii="Times New Roman" w:eastAsia="Calibri" w:hAnsi="Times New Roman" w:cs="Times New Roman"/>
          </w:rPr>
          <w:t>defin</w:t>
        </w:r>
        <w:r w:rsidR="00C843B7" w:rsidRPr="009F6551">
          <w:rPr>
            <w:rFonts w:ascii="Times New Roman" w:eastAsia="Calibri" w:hAnsi="Times New Roman" w:cs="Times New Roman"/>
          </w:rPr>
          <w:t xml:space="preserve">ed </w:t>
        </w:r>
      </w:ins>
      <w:r w:rsidR="004A3292" w:rsidRPr="006837B3">
        <w:rPr>
          <w:rFonts w:ascii="Times New Roman" w:eastAsia="Calibri" w:hAnsi="Times New Roman" w:cs="Times New Roman"/>
        </w:rPr>
        <w:t xml:space="preserve">using a 5-year </w:t>
      </w:r>
      <w:ins w:id="176" w:author="Nicole" w:date="2018-08-14T13:33:00Z">
        <w:r w:rsidR="00C843B7">
          <w:rPr>
            <w:rFonts w:ascii="Times New Roman" w:eastAsia="Calibri" w:hAnsi="Times New Roman" w:cs="Times New Roman"/>
          </w:rPr>
          <w:lastRenderedPageBreak/>
          <w:t xml:space="preserve">pilot </w:t>
        </w:r>
      </w:ins>
      <w:r w:rsidR="004A3292" w:rsidRPr="009F6551">
        <w:rPr>
          <w:rFonts w:ascii="Times New Roman" w:eastAsia="Calibri" w:hAnsi="Times New Roman" w:cs="Times New Roman"/>
        </w:rPr>
        <w:t xml:space="preserve">data set </w:t>
      </w:r>
      <w:del w:id="177" w:author="Nicole" w:date="2018-08-14T13:33:00Z">
        <w:r w:rsidR="007C093C" w:rsidRPr="006837B3" w:rsidDel="00C843B7">
          <w:rPr>
            <w:rFonts w:ascii="Times New Roman" w:eastAsia="Calibri" w:hAnsi="Times New Roman" w:cs="Times New Roman"/>
          </w:rPr>
          <w:delText>in a temperate brackish system</w:delText>
        </w:r>
        <w:r w:rsidR="004A3292" w:rsidRPr="006837B3" w:rsidDel="00C843B7">
          <w:rPr>
            <w:rFonts w:ascii="Times New Roman" w:eastAsia="Calibri" w:hAnsi="Times New Roman" w:cs="Times New Roman"/>
          </w:rPr>
          <w:delText xml:space="preserve"> </w:delText>
        </w:r>
      </w:del>
      <w:r w:rsidR="004A3292" w:rsidRPr="006837B3">
        <w:rPr>
          <w:rFonts w:ascii="Times New Roman" w:eastAsia="Calibri" w:hAnsi="Times New Roman" w:cs="Times New Roman"/>
        </w:rPr>
        <w:t xml:space="preserve">successfully </w:t>
      </w:r>
      <w:ins w:id="178" w:author="Nicole" w:date="2018-08-14T13:34:00Z">
        <w:r w:rsidR="00C843B7">
          <w:rPr>
            <w:rFonts w:ascii="Times New Roman" w:eastAsia="Calibri" w:hAnsi="Times New Roman" w:cs="Times New Roman"/>
          </w:rPr>
          <w:t>detec</w:t>
        </w:r>
      </w:ins>
      <w:del w:id="179" w:author="Nicole" w:date="2018-08-14T13:34:00Z">
        <w:r w:rsidR="004A3292" w:rsidRPr="009F6551" w:rsidDel="00C843B7">
          <w:rPr>
            <w:rFonts w:ascii="Times New Roman" w:eastAsia="Calibri" w:hAnsi="Times New Roman" w:cs="Times New Roman"/>
          </w:rPr>
          <w:delText>i</w:delText>
        </w:r>
        <w:r w:rsidR="004A3292" w:rsidRPr="006837B3" w:rsidDel="00C843B7">
          <w:rPr>
            <w:rFonts w:ascii="Times New Roman" w:eastAsia="Calibri" w:hAnsi="Times New Roman" w:cs="Times New Roman"/>
          </w:rPr>
          <w:delText>ndica</w:delText>
        </w:r>
      </w:del>
      <w:r w:rsidR="004A3292" w:rsidRPr="006837B3">
        <w:rPr>
          <w:rFonts w:ascii="Times New Roman" w:eastAsia="Calibri" w:hAnsi="Times New Roman" w:cs="Times New Roman"/>
        </w:rPr>
        <w:t xml:space="preserve">ted changes </w:t>
      </w:r>
      <w:ins w:id="180" w:author="Nicole" w:date="2018-08-14T13:34:00Z">
        <w:r w:rsidR="00C843B7">
          <w:rPr>
            <w:rFonts w:ascii="Times New Roman" w:eastAsia="Calibri" w:hAnsi="Times New Roman" w:cs="Times New Roman"/>
          </w:rPr>
          <w:t xml:space="preserve">in the species assemblage structure </w:t>
        </w:r>
      </w:ins>
      <w:r w:rsidR="004A3292" w:rsidRPr="009F6551">
        <w:rPr>
          <w:rFonts w:ascii="Times New Roman" w:eastAsia="Calibri" w:hAnsi="Times New Roman" w:cs="Times New Roman"/>
        </w:rPr>
        <w:t xml:space="preserve">over a subsequent 5-year </w:t>
      </w:r>
      <w:ins w:id="181" w:author="Nicole" w:date="2018-08-14T13:34:00Z">
        <w:r w:rsidR="00C843B7">
          <w:rPr>
            <w:rFonts w:ascii="Times New Roman" w:eastAsia="Calibri" w:hAnsi="Times New Roman" w:cs="Times New Roman"/>
          </w:rPr>
          <w:t xml:space="preserve">test </w:t>
        </w:r>
      </w:ins>
      <w:r w:rsidR="004A3292" w:rsidRPr="009F6551">
        <w:rPr>
          <w:rFonts w:ascii="Times New Roman" w:eastAsia="Calibri" w:hAnsi="Times New Roman" w:cs="Times New Roman"/>
        </w:rPr>
        <w:t>period</w:t>
      </w:r>
      <w:ins w:id="182" w:author="Nicole" w:date="2018-08-14T13:34:00Z">
        <w:r w:rsidR="00C843B7">
          <w:rPr>
            <w:rFonts w:ascii="Times New Roman" w:eastAsia="Calibri" w:hAnsi="Times New Roman" w:cs="Times New Roman"/>
          </w:rPr>
          <w:t xml:space="preserve"> </w:t>
        </w:r>
        <w:r w:rsidR="00C843B7" w:rsidRPr="007412FB">
          <w:rPr>
            <w:rFonts w:ascii="Times New Roman" w:eastAsia="Calibri" w:hAnsi="Times New Roman" w:cs="Times New Roman"/>
          </w:rPr>
          <w:t>in a temperate brackish system</w:t>
        </w:r>
      </w:ins>
      <w:r w:rsidR="007C093C" w:rsidRPr="009F6551">
        <w:rPr>
          <w:rFonts w:ascii="Times New Roman" w:eastAsia="Calibri" w:hAnsi="Times New Roman" w:cs="Times New Roman"/>
        </w:rPr>
        <w:t xml:space="preserve"> </w:t>
      </w:r>
      <w:commentRangeEnd w:id="171"/>
      <w:r w:rsidR="00A12636" w:rsidRPr="00F275FA">
        <w:rPr>
          <w:rStyle w:val="CommentReference"/>
          <w:rFonts w:ascii="Times New Roman" w:hAnsi="Times New Roman" w:cs="Times New Roman"/>
          <w:sz w:val="24"/>
          <w:szCs w:val="24"/>
          <w:rPrChange w:id="183" w:author="Nicole" w:date="2018-08-14T12:43:00Z">
            <w:rPr>
              <w:rStyle w:val="CommentReference"/>
            </w:rPr>
          </w:rPrChange>
        </w:rPr>
        <w:commentReference w:id="171"/>
      </w:r>
      <w:r w:rsidR="007C093C" w:rsidRPr="009F6551">
        <w:rPr>
          <w:rFonts w:ascii="Times New Roman" w:eastAsia="Calibri" w:hAnsi="Times New Roman" w:cs="Times New Roman"/>
        </w:rPr>
        <w:t>(Bevilacqua et al., 2018).</w:t>
      </w:r>
      <w:r w:rsidR="00D530AE" w:rsidRPr="006837B3">
        <w:rPr>
          <w:rFonts w:ascii="Times New Roman" w:eastAsia="Calibri" w:hAnsi="Times New Roman" w:cs="Times New Roman"/>
        </w:rPr>
        <w:t xml:space="preserve"> </w:t>
      </w:r>
    </w:p>
    <w:p w14:paraId="133762FD" w14:textId="2925F2CB" w:rsidR="00166447" w:rsidRPr="00F275FA" w:rsidRDefault="001C54E0" w:rsidP="00CC32D0">
      <w:pPr>
        <w:spacing w:line="480" w:lineRule="auto"/>
        <w:ind w:firstLine="720"/>
        <w:rPr>
          <w:rFonts w:ascii="Times New Roman" w:eastAsia="Calibri" w:hAnsi="Times New Roman" w:cs="Times New Roman"/>
          <w:rPrChange w:id="184" w:author="Nicole" w:date="2018-08-14T12:43:00Z">
            <w:rPr>
              <w:rFonts w:ascii="Times New Roman" w:eastAsia="Calibri" w:hAnsi="Times New Roman" w:cs="Times New Roman"/>
            </w:rPr>
          </w:rPrChange>
        </w:rPr>
      </w:pPr>
      <w:r w:rsidRPr="006837B3">
        <w:rPr>
          <w:rFonts w:ascii="Times New Roman" w:eastAsia="Calibri" w:hAnsi="Times New Roman" w:cs="Times New Roman"/>
        </w:rPr>
        <w:t>In addition to spatial effectiveness, s</w:t>
      </w:r>
      <w:r w:rsidR="000B36F3" w:rsidRPr="006837B3">
        <w:rPr>
          <w:rFonts w:ascii="Times New Roman" w:eastAsia="Calibri" w:hAnsi="Times New Roman" w:cs="Times New Roman"/>
        </w:rPr>
        <w:t xml:space="preserve">urrogate studies </w:t>
      </w:r>
      <w:r w:rsidR="00345AA8" w:rsidRPr="006837B3">
        <w:rPr>
          <w:rFonts w:ascii="Times New Roman" w:eastAsia="Calibri" w:hAnsi="Times New Roman" w:cs="Times New Roman"/>
        </w:rPr>
        <w:t xml:space="preserve">often </w:t>
      </w:r>
      <w:r w:rsidR="00894420" w:rsidRPr="006837B3">
        <w:rPr>
          <w:rFonts w:ascii="Times New Roman" w:eastAsia="Calibri" w:hAnsi="Times New Roman" w:cs="Times New Roman"/>
        </w:rPr>
        <w:t>focus</w:t>
      </w:r>
      <w:r w:rsidR="000B36F3" w:rsidRPr="006837B3">
        <w:rPr>
          <w:rFonts w:ascii="Times New Roman" w:eastAsia="Calibri" w:hAnsi="Times New Roman" w:cs="Times New Roman"/>
        </w:rPr>
        <w:t xml:space="preserve"> on taxonomic sufficiency (i.e.</w:t>
      </w:r>
      <w:r w:rsidR="00A12636" w:rsidRPr="006837B3">
        <w:rPr>
          <w:rFonts w:ascii="Times New Roman" w:eastAsia="Calibri" w:hAnsi="Times New Roman" w:cs="Times New Roman"/>
        </w:rPr>
        <w:t>,</w:t>
      </w:r>
      <w:r w:rsidR="000B36F3" w:rsidRPr="006837B3">
        <w:rPr>
          <w:rFonts w:ascii="Times New Roman" w:eastAsia="Calibri" w:hAnsi="Times New Roman" w:cs="Times New Roman"/>
        </w:rPr>
        <w:t xml:space="preserve"> the taxonomic resolution required to maximize surrogate effectiveness) </w:t>
      </w:r>
      <w:r w:rsidR="000B36F3" w:rsidRPr="009F6551">
        <w:rPr>
          <w:rFonts w:ascii="Times New Roman" w:eastAsia="Calibri" w:hAnsi="Times New Roman" w:cs="Times New Roman"/>
        </w:rPr>
        <w:fldChar w:fldCharType="begin" w:fldLock="1"/>
      </w:r>
      <w:r w:rsidR="000B36F3" w:rsidRPr="00F275FA">
        <w:rPr>
          <w:rFonts w:ascii="Times New Roman" w:eastAsia="Calibri" w:hAnsi="Times New Roman" w:cs="Times New Roman"/>
          <w:rPrChange w:id="185" w:author="Nicole" w:date="2018-08-14T12:43:00Z">
            <w:rPr>
              <w:rFonts w:ascii="Times New Roman" w:eastAsia="Calibri" w:hAnsi="Times New Roman" w:cs="Times New Roman"/>
            </w:rPr>
          </w:rPrChange>
        </w:rPr>
        <w:instrText>ADDIN CSL_CITATION {"citationItems":[{"id":"ITEM-1","itemData":{"author":[{"dropping-particle":"","family":"Noss","given":"RF","non-dropping-particle":"","parse-names":false,"suffix":""}],"container-title":"Cons Biol","id":"ITEM-1","issued":{"date-parts":[["1990"]]},"note":"-widely cited-describes use of indicators/types of indicators","title":"Indicators for monitoring biodiversity - A hierarchical approach.","type":"article-journal","volume":"4"},"uris":["http://www.mendeley.com/documents/?uuid=c5291a8d-f844-3e49-9df0-0ebeccc7a7ae"]},{"id":"ITEM-2","itemData":{"DOI":"10.1016/j.marenvres.2010.12.004","ISSN":"01411136","PMID":"21196046","abstract":"Taxonomic Sufficiency (TS) has been proposed as a short-cut method to quantify changes of biological assemblages in environmental monitoring. However, issues about the efficacy of taxonomic surrogates in depicting long-term temporal patterns of marine assemblages are still scant. Here we report on the adoption of TS combined with data transformations to describe patterns of North Adriatic polychaete assemblages through 20 years. Univariate and multivariate analyses revealed large spatial-temporal variation charactering the assemblages. The efficiency to discriminate between the two research periods (1990-1994 vs. 2004-2008) was reduced when data were analyzed at family and order level leading to misinterpreting the sources of assemblage variation. Further information was lost with data transforms. Families may represent appropriate assemblages' descriptors in long-term monitoring, but using TS coupled with data transformations could lead to hazardous loss of information. We suggest that periodical analysis at fine taxonomic level should be routinely alternated to long-term monitoring based on TS in order to check its effectiveness. © 2010 Elsevier Ltd.","author":[{"dropping-particle":"","family":"Musco","given":"Luigi","non-dropping-particle":"","parse-names":false,"suffix":""},{"dropping-particle":"","family":"Mikac","given":"Barbara","non-dropping-particle":"","parse-names":false,"suffix":""},{"dropping-particle":"","family":"Tataranni","given":"Mariella","non-dropping-particle":"","parse-names":false,"suffix":""},{"dropping-particle":"","family":"Giangrande","given":"Adriana","non-dropping-particle":"","parse-names":false,"suffix":""},{"dropping-particle":"","family":"Terlizzi","given":"Antonio","non-dropping-particle":"","parse-names":false,"suffix":""}],"container-title":"Marine Environmental Research","id":"ITEM-2","issued":{"date-parts":[["2011"]]},"note":"-polychaetes\n\n-may provide background in case someone asks why I didn't employ taxonomic sugfficiency in the study\n-the BVI data relies on visual rather than taxonomic groupings and therefore doesn't lend itself to TS","title":"The use of coarser taxonomy in the detection of long-term changes in polychaete assemblages","type":"article-journal"},"uris":["http://www.mendeley.com/documents/?uuid=3620fd69-7d72-310a-834b-232f649f80ea"]},{"id":"ITEM-3","itemData":{"DOI":"10.1111/ddi.12361","ISBN":"1472-4642","ISSN":"14724642","abstract":"Aim Ecological maps are increasingly used to support marine management and conservation. However, the biological datasets used to produce these maps are typically limited to taxonomic groups identified to the specific taxonomic levels available. Ecological units should, however, reflect the broader marine ecosystem, independent of the datasets used. This study assessed the influence of taxonomic groups and taxonomic resolution on the process of ecological mapping. Location Estuary and Gulf of St Lawrence (EGSL), Canada. Methods A dataset of more than 200 taxa of benthic macrofauna was used to create a set of biological matrices corresponding to different taxonomic groups (i.e. vertebrates, invertebrates, arthropods, echinoderms, molluscs, all taxa) and different taxonomic levels from species to class. Multivariate regression trees (MRTs) were used to identify environmental drivers of taxa distribution and to create ecological maps. Similarity between maps was assessed using pairwise comparisons. First, the relationships between the two classification legends were assessed using association plots on the partitions in the corresponding trees. Then, the spatial agreement of ecological units believed to represent the same habitat types was quantified and mapped. Results The comparison across different taxonomic groups showed a substantial level of similarity between ecological maps, indicating that ecological units defined for a specific taxonomic group can be considered to some extent as representative of the entire benthic macrofauna. Moreover, little information was lost when working at the family rather than species level, and common patterns of community distribution could still be distinguished at the class level. Main conclusions Using a novel spatially explicit approach for comparing ecological maps, this study demonstrates that datasets limited by taxonomic breadth or resolution can perform nearly as well as more extensive datasets. These simplifications should improve our ability to manage marine ecosystems.","author":[{"dropping-particle":"","family":"Fontaine","given":"Anne","non-dropping-particle":"","parse-names":false,"suffix":""},{"dropping-particle":"","family":"Devillers","given":"Rodolphe","non-dropping-particle":"","parse-names":false,"suffix":""},{"dropping-particle":"","family":"Peres-Neto","given":"Pedro R.","non-dropping-particle":"","parse-names":false,"suffix":""},{"dropping-particle":"","family":"Johnson","given":"Ladd E.","non-dropping-particle":"","parse-names":false,"suffix":""}],"container-title":"Diversity and Distributions","id":"ITEM-3","issued":{"date-parts":[["2015"]]},"note":"-focus on taxonomic sufficiency","title":"Delineating marine ecological units: A novel approach for deciding which taxonomic group to use and which taxonomic resolution to choose","type":"article-journal"},"uris":["http://www.mendeley.com/documents/?uuid=3505c960-16d8-3e21-9a64-4a45efe1f959"]},{"id":"ITEM-4","itemData":{"author":[{"dropping-particle":"","family":"Olsgard","given":"F","non-dropping-particle":"","parse-names":false,"suffix":""},{"dropping-particle":"","family":"Somerfield","given":"PJ","non-dropping-particle":"","parse-names":false,"suffix":""}],"container-title":"J Aquat Ecosyst Stress Recovery","id":"ITEM-4","issued":{"date-parts":[["2000"]]},"note":"-focuses on taxonomic sufficiency\n-static\n-polychates","title":"Surrogates in marine benthic investigations: Which taxonomic unit to target?","type":"article-journal","volume":"7"},"uris":["http://www.mendeley.com/documents/?uuid=d9d7a0f4-7fe2-313f-966e-ba24b78782fc"]}],"mendeley":{"formattedCitation":"(Fontaine, Devillers, Peres-Neto, &amp; Johnson, 2015; Musco, Mikac, Tataranni, Giangrande, &amp; Terlizzi, 2011; Noss, 1990; Olsgard &amp; Somerfield, 2000)","plainTextFormattedCitation":"(Fontaine, Devillers, Peres-Neto, &amp; Johnson, 2015; Musco, Mikac, Tataranni, Giangrande, &amp; Terlizzi, 2011; Noss, 1990; Olsgard &amp; Somerfield, 2000)","previouslyFormattedCitation":"(Fontaine, Devillers, Peres-Neto, &amp; Johnson, 2015; Musco, Mikac, Tataranni, Giangrande, &amp; Terlizzi, 2011; Noss, 1990; Olsgard &amp; Somerfield, 2000)"},"properties":{"noteIndex":0},"schema":"https://github.com/citation-style-language/schema/raw/master/csl-citation.json"}</w:instrText>
      </w:r>
      <w:r w:rsidR="000B36F3" w:rsidRPr="00F275FA">
        <w:rPr>
          <w:rFonts w:ascii="Times New Roman" w:eastAsia="Calibri" w:hAnsi="Times New Roman" w:cs="Times New Roman"/>
          <w:rPrChange w:id="186" w:author="Nicole" w:date="2018-08-14T12:43:00Z">
            <w:rPr>
              <w:rFonts w:ascii="Times New Roman" w:eastAsia="Calibri" w:hAnsi="Times New Roman" w:cs="Times New Roman"/>
            </w:rPr>
          </w:rPrChange>
        </w:rPr>
        <w:fldChar w:fldCharType="separate"/>
      </w:r>
      <w:r w:rsidR="000B36F3" w:rsidRPr="006837B3">
        <w:rPr>
          <w:rFonts w:ascii="Times New Roman" w:eastAsia="Calibri" w:hAnsi="Times New Roman" w:cs="Times New Roman"/>
          <w:noProof/>
        </w:rPr>
        <w:t>(Fontaine, Devillers, Peres-Neto, &amp; Johnson, 2015; Musco, Mikac, Tataranni, Giangrande, &amp; Terlizzi, 2011; Noss, 1990; Olsgard &amp; Somerfield, 2000)</w:t>
      </w:r>
      <w:r w:rsidR="000B36F3" w:rsidRPr="006837B3">
        <w:rPr>
          <w:rFonts w:ascii="Times New Roman" w:eastAsia="Calibri" w:hAnsi="Times New Roman" w:cs="Times New Roman"/>
        </w:rPr>
        <w:fldChar w:fldCharType="end"/>
      </w:r>
      <w:r w:rsidR="000B36F3" w:rsidRPr="009F6551">
        <w:rPr>
          <w:rFonts w:ascii="Times New Roman" w:eastAsia="Calibri" w:hAnsi="Times New Roman" w:cs="Times New Roman"/>
        </w:rPr>
        <w:t>.</w:t>
      </w:r>
      <w:r w:rsidRPr="006837B3">
        <w:rPr>
          <w:rFonts w:ascii="Times New Roman" w:eastAsia="Calibri" w:hAnsi="Times New Roman" w:cs="Times New Roman"/>
        </w:rPr>
        <w:t xml:space="preserve"> </w:t>
      </w:r>
      <w:r w:rsidR="00213D75" w:rsidRPr="006837B3">
        <w:rPr>
          <w:rFonts w:ascii="Times New Roman" w:eastAsia="Calibri" w:hAnsi="Times New Roman" w:cs="Times New Roman"/>
        </w:rPr>
        <w:t>Few</w:t>
      </w:r>
      <w:r w:rsidRPr="006837B3">
        <w:rPr>
          <w:rFonts w:ascii="Times New Roman" w:eastAsia="Calibri" w:hAnsi="Times New Roman" w:cs="Times New Roman"/>
        </w:rPr>
        <w:t xml:space="preserve"> studies </w:t>
      </w:r>
      <w:r w:rsidR="00213D75" w:rsidRPr="006837B3">
        <w:rPr>
          <w:rFonts w:ascii="Times New Roman" w:eastAsia="Calibri" w:hAnsi="Times New Roman" w:cs="Times New Roman"/>
        </w:rPr>
        <w:t xml:space="preserve">have </w:t>
      </w:r>
      <w:r w:rsidR="007C093C" w:rsidRPr="006837B3">
        <w:rPr>
          <w:rFonts w:ascii="Times New Roman" w:eastAsia="Calibri" w:hAnsi="Times New Roman" w:cs="Times New Roman"/>
        </w:rPr>
        <w:t>investigate</w:t>
      </w:r>
      <w:r w:rsidR="00213D75" w:rsidRPr="006837B3">
        <w:rPr>
          <w:rFonts w:ascii="Times New Roman" w:eastAsia="Calibri" w:hAnsi="Times New Roman" w:cs="Times New Roman"/>
        </w:rPr>
        <w:t>d</w:t>
      </w:r>
      <w:r w:rsidR="007C093C" w:rsidRPr="006837B3">
        <w:rPr>
          <w:rFonts w:ascii="Times New Roman" w:eastAsia="Calibri" w:hAnsi="Times New Roman" w:cs="Times New Roman"/>
        </w:rPr>
        <w:t xml:space="preserve"> the use </w:t>
      </w:r>
      <w:r w:rsidR="001B5A05" w:rsidRPr="006837B3">
        <w:rPr>
          <w:rFonts w:ascii="Times New Roman" w:eastAsia="Calibri" w:hAnsi="Times New Roman" w:cs="Times New Roman"/>
        </w:rPr>
        <w:t>of</w:t>
      </w:r>
      <w:r w:rsidR="00906B2D" w:rsidRPr="006837B3">
        <w:rPr>
          <w:rFonts w:ascii="Times New Roman" w:eastAsia="Calibri" w:hAnsi="Times New Roman" w:cs="Times New Roman"/>
        </w:rPr>
        <w:t xml:space="preserve"> </w:t>
      </w:r>
      <w:r w:rsidR="00C11D4B" w:rsidRPr="006837B3">
        <w:rPr>
          <w:rFonts w:ascii="Times New Roman" w:eastAsia="Calibri" w:hAnsi="Times New Roman" w:cs="Times New Roman"/>
        </w:rPr>
        <w:t xml:space="preserve">recognizable taxonomic units (i.e. </w:t>
      </w:r>
      <w:r w:rsidR="00906B2D" w:rsidRPr="006837B3">
        <w:rPr>
          <w:rFonts w:ascii="Times New Roman" w:eastAsia="Calibri" w:hAnsi="Times New Roman" w:cs="Times New Roman"/>
        </w:rPr>
        <w:t>RTU’s</w:t>
      </w:r>
      <w:commentRangeStart w:id="187"/>
      <w:del w:id="188" w:author="Nicole" w:date="2018-08-14T10:55:00Z">
        <w:r w:rsidRPr="009F6551" w:rsidDel="00CC32D0">
          <w:rPr>
            <w:rStyle w:val="FootnoteReference"/>
            <w:rFonts w:ascii="Times New Roman" w:eastAsia="Calibri" w:hAnsi="Times New Roman" w:cs="Times New Roman"/>
          </w:rPr>
          <w:footnoteReference w:id="1"/>
        </w:r>
      </w:del>
      <w:commentRangeEnd w:id="187"/>
      <w:r w:rsidR="00A12636" w:rsidRPr="00F275FA">
        <w:rPr>
          <w:rStyle w:val="CommentReference"/>
          <w:rFonts w:ascii="Times New Roman" w:hAnsi="Times New Roman" w:cs="Times New Roman"/>
          <w:sz w:val="24"/>
          <w:szCs w:val="24"/>
          <w:rPrChange w:id="200" w:author="Nicole" w:date="2018-08-14T12:43:00Z">
            <w:rPr>
              <w:rStyle w:val="CommentReference"/>
            </w:rPr>
          </w:rPrChange>
        </w:rPr>
        <w:commentReference w:id="187"/>
      </w:r>
      <w:r w:rsidR="00C11D4B" w:rsidRPr="009F6551">
        <w:rPr>
          <w:rFonts w:ascii="Times New Roman" w:eastAsia="Calibri" w:hAnsi="Times New Roman" w:cs="Times New Roman"/>
        </w:rPr>
        <w:t>)</w:t>
      </w:r>
      <w:r w:rsidR="00906B2D" w:rsidRPr="006837B3">
        <w:rPr>
          <w:rFonts w:ascii="Times New Roman" w:eastAsia="Calibri" w:hAnsi="Times New Roman" w:cs="Times New Roman"/>
        </w:rPr>
        <w:t xml:space="preserve"> </w:t>
      </w:r>
      <w:r w:rsidR="001B5A05" w:rsidRPr="006837B3">
        <w:rPr>
          <w:rFonts w:ascii="Times New Roman" w:eastAsia="Calibri" w:hAnsi="Times New Roman" w:cs="Times New Roman"/>
        </w:rPr>
        <w:t xml:space="preserve">or </w:t>
      </w:r>
      <w:r w:rsidR="007C093C" w:rsidRPr="006837B3">
        <w:rPr>
          <w:rFonts w:ascii="Times New Roman" w:eastAsia="Calibri" w:hAnsi="Times New Roman" w:cs="Times New Roman"/>
        </w:rPr>
        <w:t xml:space="preserve">functional groups when identifying potential surrogates. </w:t>
      </w:r>
      <w:ins w:id="201" w:author="Nicole" w:date="2018-08-14T10:54:00Z">
        <w:r w:rsidR="00CC32D0" w:rsidRPr="006837B3">
          <w:rPr>
            <w:rFonts w:ascii="Times New Roman" w:hAnsi="Times New Roman" w:cs="Times New Roman"/>
          </w:rPr>
          <w:t xml:space="preserve">RTU’s are taxonomic units defined by readily identifiable characteristics in the field </w:t>
        </w:r>
        <w:r w:rsidR="00CC32D0" w:rsidRPr="009F6551">
          <w:rPr>
            <w:rFonts w:ascii="Times New Roman" w:hAnsi="Times New Roman" w:cs="Times New Roman"/>
          </w:rPr>
          <w:fldChar w:fldCharType="begin" w:fldLock="1"/>
        </w:r>
        <w:r w:rsidR="00CC32D0" w:rsidRPr="00F275FA">
          <w:rPr>
            <w:rFonts w:ascii="Times New Roman" w:hAnsi="Times New Roman" w:cs="Times New Roman"/>
            <w:rPrChange w:id="202" w:author="Nicole" w:date="2018-08-14T12:43:00Z">
              <w:rPr>
                <w:rFonts w:ascii="Times New Roman" w:hAnsi="Times New Roman" w:cs="Times New Roman"/>
              </w:rPr>
            </w:rPrChange>
          </w:rPr>
          <w:instrText>ADDIN CSL_CITATION {"citationItems":[{"id":"ITEM-1","itemData":{"DOI":"10.1016/j.ecolind.2012.02.033","ISBN":"1470-160X","ISSN":"1470160X","abstract":"In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Indicators","id":"ITEM-1","issued":{"date-parts":[["2012"]]},"note":"looking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species\"","type":"article-journal","volume":"20"},"uris":["http://www.mendeley.com/documents/?uuid=ffca55f6-046c-438c-8e15-6b192004873e"]}],"mendeley":{"formattedCitation":"(Sebek et al., 2012)","plainTextFormattedCitation":"(Sebek et al., 2012)","previouslyFormattedCitation":"(Sebek et al., 2012)"},"properties":{"noteIndex":0},"schema":"https://github.com/citation-style-language/schema/raw/master/csl-citation.json"}</w:instrText>
        </w:r>
        <w:r w:rsidR="00CC32D0" w:rsidRPr="00F275FA">
          <w:rPr>
            <w:rFonts w:ascii="Times New Roman" w:hAnsi="Times New Roman" w:cs="Times New Roman"/>
            <w:rPrChange w:id="203" w:author="Nicole" w:date="2018-08-14T12:43:00Z">
              <w:rPr>
                <w:rFonts w:ascii="Times New Roman" w:hAnsi="Times New Roman" w:cs="Times New Roman"/>
              </w:rPr>
            </w:rPrChange>
          </w:rPr>
          <w:fldChar w:fldCharType="separate"/>
        </w:r>
        <w:r w:rsidR="00CC32D0" w:rsidRPr="006837B3">
          <w:rPr>
            <w:rFonts w:ascii="Times New Roman" w:hAnsi="Times New Roman" w:cs="Times New Roman"/>
            <w:noProof/>
          </w:rPr>
          <w:t>(Sebek et al., 2012)</w:t>
        </w:r>
        <w:r w:rsidR="00CC32D0" w:rsidRPr="006837B3">
          <w:rPr>
            <w:rFonts w:ascii="Times New Roman" w:hAnsi="Times New Roman" w:cs="Times New Roman"/>
          </w:rPr>
          <w:fldChar w:fldCharType="end"/>
        </w:r>
        <w:r w:rsidR="00CC32D0" w:rsidRPr="009F6551">
          <w:rPr>
            <w:rFonts w:ascii="Times New Roman" w:hAnsi="Times New Roman" w:cs="Times New Roman"/>
          </w:rPr>
          <w:t>.</w:t>
        </w:r>
        <w:r w:rsidR="00CC32D0" w:rsidRPr="006837B3">
          <w:rPr>
            <w:rFonts w:ascii="Times New Roman" w:hAnsi="Times New Roman" w:cs="Times New Roman"/>
          </w:rPr>
          <w:t xml:space="preserve"> </w:t>
        </w:r>
      </w:ins>
      <w:r w:rsidR="004B69C8" w:rsidRPr="006837B3">
        <w:rPr>
          <w:rFonts w:ascii="Times New Roman" w:hAnsi="Times New Roman" w:cs="Times New Roman"/>
        </w:rPr>
        <w:t>Some</w:t>
      </w:r>
      <w:r w:rsidR="00C11D4B" w:rsidRPr="006837B3">
        <w:rPr>
          <w:rFonts w:ascii="Times New Roman" w:eastAsia="Calibri" w:hAnsi="Times New Roman" w:cs="Times New Roman"/>
        </w:rPr>
        <w:t xml:space="preserve"> surrogates</w:t>
      </w:r>
      <w:r w:rsidR="007C093C" w:rsidRPr="006837B3">
        <w:rPr>
          <w:rFonts w:ascii="Times New Roman" w:eastAsia="Calibri" w:hAnsi="Times New Roman" w:cs="Times New Roman"/>
        </w:rPr>
        <w:t xml:space="preserve"> identif</w:t>
      </w:r>
      <w:r w:rsidR="00166447" w:rsidRPr="006837B3">
        <w:rPr>
          <w:rFonts w:ascii="Times New Roman" w:eastAsia="Calibri" w:hAnsi="Times New Roman" w:cs="Times New Roman"/>
        </w:rPr>
        <w:t>ied using functional groups have been</w:t>
      </w:r>
      <w:r w:rsidR="007C093C" w:rsidRPr="006837B3">
        <w:rPr>
          <w:rFonts w:ascii="Times New Roman" w:eastAsia="Calibri" w:hAnsi="Times New Roman" w:cs="Times New Roman"/>
        </w:rPr>
        <w:t xml:space="preserve"> consistent with those using</w:t>
      </w:r>
      <w:r w:rsidR="00C11D4B" w:rsidRPr="006837B3">
        <w:rPr>
          <w:rFonts w:ascii="Times New Roman" w:eastAsia="Calibri" w:hAnsi="Times New Roman" w:cs="Times New Roman"/>
        </w:rPr>
        <w:t xml:space="preserve"> taxonomic designations</w:t>
      </w:r>
      <w:r w:rsidR="007C093C" w:rsidRPr="006837B3">
        <w:rPr>
          <w:rFonts w:ascii="Times New Roman" w:eastAsia="Calibri" w:hAnsi="Times New Roman" w:cs="Times New Roman"/>
        </w:rPr>
        <w:t xml:space="preserve"> (Rubal et al., 2011). However, functional and taxonomic diversity </w:t>
      </w:r>
      <w:r w:rsidR="004B69C8" w:rsidRPr="00F275FA">
        <w:rPr>
          <w:rFonts w:ascii="Times New Roman" w:eastAsia="Calibri" w:hAnsi="Times New Roman" w:cs="Times New Roman"/>
          <w:rPrChange w:id="204" w:author="Nicole" w:date="2018-08-14T12:43:00Z">
            <w:rPr>
              <w:rFonts w:ascii="Times New Roman" w:eastAsia="Calibri" w:hAnsi="Times New Roman" w:cs="Times New Roman"/>
            </w:rPr>
          </w:rPrChange>
        </w:rPr>
        <w:t>can</w:t>
      </w:r>
      <w:r w:rsidR="007C093C" w:rsidRPr="00F275FA">
        <w:rPr>
          <w:rFonts w:ascii="Times New Roman" w:eastAsia="Calibri" w:hAnsi="Times New Roman" w:cs="Times New Roman"/>
          <w:rPrChange w:id="205" w:author="Nicole" w:date="2018-08-14T12:43:00Z">
            <w:rPr>
              <w:rFonts w:ascii="Times New Roman" w:eastAsia="Calibri" w:hAnsi="Times New Roman" w:cs="Times New Roman"/>
            </w:rPr>
          </w:rPrChange>
        </w:rPr>
        <w:t xml:space="preserve"> provide different informa</w:t>
      </w:r>
      <w:r w:rsidR="00166447" w:rsidRPr="00F275FA">
        <w:rPr>
          <w:rFonts w:ascii="Times New Roman" w:eastAsia="Calibri" w:hAnsi="Times New Roman" w:cs="Times New Roman"/>
          <w:rPrChange w:id="206" w:author="Nicole" w:date="2018-08-14T12:43:00Z">
            <w:rPr>
              <w:rFonts w:ascii="Times New Roman" w:eastAsia="Calibri" w:hAnsi="Times New Roman" w:cs="Times New Roman"/>
            </w:rPr>
          </w:rPrChange>
        </w:rPr>
        <w:t xml:space="preserve">tion when </w:t>
      </w:r>
      <w:r w:rsidR="004B69C8" w:rsidRPr="00F275FA">
        <w:rPr>
          <w:rFonts w:ascii="Times New Roman" w:eastAsia="Calibri" w:hAnsi="Times New Roman" w:cs="Times New Roman"/>
          <w:rPrChange w:id="207" w:author="Nicole" w:date="2018-08-14T12:43:00Z">
            <w:rPr>
              <w:rFonts w:ascii="Times New Roman" w:eastAsia="Calibri" w:hAnsi="Times New Roman" w:cs="Times New Roman"/>
            </w:rPr>
          </w:rPrChange>
        </w:rPr>
        <w:t xml:space="preserve">measured at </w:t>
      </w:r>
      <w:r w:rsidR="00166447" w:rsidRPr="00F275FA">
        <w:rPr>
          <w:rFonts w:ascii="Times New Roman" w:eastAsia="Calibri" w:hAnsi="Times New Roman" w:cs="Times New Roman"/>
          <w:rPrChange w:id="208" w:author="Nicole" w:date="2018-08-14T12:43:00Z">
            <w:rPr>
              <w:rFonts w:ascii="Times New Roman" w:eastAsia="Calibri" w:hAnsi="Times New Roman" w:cs="Times New Roman"/>
            </w:rPr>
          </w:rPrChange>
        </w:rPr>
        <w:t xml:space="preserve">different </w:t>
      </w:r>
      <w:r w:rsidR="007C093C" w:rsidRPr="00F275FA">
        <w:rPr>
          <w:rFonts w:ascii="Times New Roman" w:eastAsia="Calibri" w:hAnsi="Times New Roman" w:cs="Times New Roman"/>
          <w:rPrChange w:id="209" w:author="Nicole" w:date="2018-08-14T12:43:00Z">
            <w:rPr>
              <w:rFonts w:ascii="Times New Roman" w:eastAsia="Calibri" w:hAnsi="Times New Roman" w:cs="Times New Roman"/>
            </w:rPr>
          </w:rPrChange>
        </w:rPr>
        <w:t>scales (Törnroos, Nordström, &amp; Bonsdorff, 2013).</w:t>
      </w:r>
    </w:p>
    <w:p w14:paraId="4EDD477F" w14:textId="2A5F6CB4" w:rsidR="002222F5" w:rsidRPr="006837B3" w:rsidDel="00987EBE" w:rsidRDefault="008C011B" w:rsidP="00CC32D0">
      <w:pPr>
        <w:spacing w:line="480" w:lineRule="auto"/>
        <w:ind w:firstLine="720"/>
        <w:rPr>
          <w:del w:id="210" w:author="Graham Forrester" w:date="2018-08-10T17:19:00Z"/>
          <w:rFonts w:ascii="Times New Roman" w:eastAsia="Calibri" w:hAnsi="Times New Roman" w:cs="Times New Roman"/>
        </w:rPr>
      </w:pPr>
      <w:r w:rsidRPr="00F275FA">
        <w:rPr>
          <w:rFonts w:ascii="Times New Roman" w:eastAsia="Calibri" w:hAnsi="Times New Roman" w:cs="Times New Roman"/>
          <w:rPrChange w:id="211" w:author="Nicole" w:date="2018-08-14T12:43:00Z">
            <w:rPr>
              <w:rFonts w:ascii="Times New Roman" w:eastAsia="Calibri" w:hAnsi="Times New Roman" w:cs="Times New Roman"/>
            </w:rPr>
          </w:rPrChange>
        </w:rPr>
        <w:t xml:space="preserve">Because they are used as proxies to monitor specific aspects of biodiversity, surrogates are especially relevant when studying </w:t>
      </w:r>
      <w:r w:rsidR="0076482D" w:rsidRPr="00F275FA">
        <w:rPr>
          <w:rFonts w:ascii="Times New Roman" w:eastAsia="Calibri" w:hAnsi="Times New Roman" w:cs="Times New Roman"/>
          <w:rPrChange w:id="212" w:author="Nicole" w:date="2018-08-14T12:43:00Z">
            <w:rPr>
              <w:rFonts w:ascii="Times New Roman" w:eastAsia="Calibri" w:hAnsi="Times New Roman" w:cs="Times New Roman"/>
            </w:rPr>
          </w:rPrChange>
        </w:rPr>
        <w:t xml:space="preserve">high-diversity </w:t>
      </w:r>
      <w:r w:rsidRPr="00F275FA">
        <w:rPr>
          <w:rFonts w:ascii="Times New Roman" w:eastAsia="Calibri" w:hAnsi="Times New Roman" w:cs="Times New Roman"/>
          <w:rPrChange w:id="213" w:author="Nicole" w:date="2018-08-14T12:43:00Z">
            <w:rPr>
              <w:rFonts w:ascii="Times New Roman" w:eastAsia="Calibri" w:hAnsi="Times New Roman" w:cs="Times New Roman"/>
            </w:rPr>
          </w:rPrChange>
        </w:rPr>
        <w:t>ecosystems</w:t>
      </w:r>
      <w:r w:rsidR="00A12636" w:rsidRPr="00F275FA">
        <w:rPr>
          <w:rFonts w:ascii="Times New Roman" w:eastAsia="Calibri" w:hAnsi="Times New Roman" w:cs="Times New Roman"/>
          <w:rPrChange w:id="214" w:author="Nicole" w:date="2018-08-14T12:43:00Z">
            <w:rPr>
              <w:rFonts w:ascii="Times New Roman" w:eastAsia="Calibri" w:hAnsi="Times New Roman" w:cs="Times New Roman"/>
            </w:rPr>
          </w:rPrChange>
        </w:rPr>
        <w:t>,</w:t>
      </w:r>
      <w:r w:rsidRPr="00F275FA">
        <w:rPr>
          <w:rFonts w:ascii="Times New Roman" w:eastAsia="Calibri" w:hAnsi="Times New Roman" w:cs="Times New Roman"/>
          <w:rPrChange w:id="215" w:author="Nicole" w:date="2018-08-14T12:43:00Z">
            <w:rPr>
              <w:rFonts w:ascii="Times New Roman" w:eastAsia="Calibri" w:hAnsi="Times New Roman" w:cs="Times New Roman"/>
            </w:rPr>
          </w:rPrChange>
        </w:rPr>
        <w:t xml:space="preserve"> such as coral </w:t>
      </w:r>
      <w:commentRangeStart w:id="216"/>
      <w:r w:rsidRPr="00F275FA">
        <w:rPr>
          <w:rFonts w:ascii="Times New Roman" w:eastAsia="Calibri" w:hAnsi="Times New Roman" w:cs="Times New Roman"/>
          <w:rPrChange w:id="217" w:author="Nicole" w:date="2018-08-14T12:43:00Z">
            <w:rPr>
              <w:rFonts w:ascii="Times New Roman" w:eastAsia="Calibri" w:hAnsi="Times New Roman" w:cs="Times New Roman"/>
            </w:rPr>
          </w:rPrChange>
        </w:rPr>
        <w:t>reefs</w:t>
      </w:r>
      <w:ins w:id="218" w:author="Nicole" w:date="2018-08-14T11:03:00Z">
        <w:r w:rsidR="00F419E1" w:rsidRPr="00F275FA">
          <w:rPr>
            <w:rFonts w:ascii="Times New Roman" w:eastAsia="Calibri" w:hAnsi="Times New Roman" w:cs="Times New Roman"/>
            <w:rPrChange w:id="219" w:author="Nicole" w:date="2018-08-14T12:43:00Z">
              <w:rPr>
                <w:rFonts w:ascii="Times New Roman" w:eastAsia="Calibri" w:hAnsi="Times New Roman" w:cs="Times New Roman"/>
              </w:rPr>
            </w:rPrChange>
          </w:rPr>
          <w:t>.</w:t>
        </w:r>
      </w:ins>
      <w:r w:rsidRPr="00F275FA">
        <w:rPr>
          <w:rFonts w:ascii="Times New Roman" w:eastAsia="Calibri" w:hAnsi="Times New Roman" w:cs="Times New Roman"/>
          <w:rPrChange w:id="220" w:author="Nicole" w:date="2018-08-14T12:43:00Z">
            <w:rPr>
              <w:rFonts w:ascii="Times New Roman" w:eastAsia="Calibri" w:hAnsi="Times New Roman" w:cs="Times New Roman"/>
            </w:rPr>
          </w:rPrChange>
        </w:rPr>
        <w:t xml:space="preserve"> </w:t>
      </w:r>
      <w:ins w:id="221" w:author="Nicole" w:date="2018-08-14T11:03:00Z">
        <w:r w:rsidR="00F419E1" w:rsidRPr="00F275FA">
          <w:rPr>
            <w:rFonts w:ascii="Times New Roman" w:eastAsia="Calibri" w:hAnsi="Times New Roman" w:cs="Times New Roman"/>
            <w:rPrChange w:id="222" w:author="Nicole" w:date="2018-08-14T12:43:00Z">
              <w:rPr>
                <w:rFonts w:ascii="Times New Roman" w:eastAsia="Calibri" w:hAnsi="Times New Roman" w:cs="Times New Roman"/>
              </w:rPr>
            </w:rPrChange>
          </w:rPr>
          <w:t>Coral reefs</w:t>
        </w:r>
      </w:ins>
      <w:del w:id="223" w:author="Nicole" w:date="2018-08-14T11:03:00Z">
        <w:r w:rsidRPr="00F275FA" w:rsidDel="00F419E1">
          <w:rPr>
            <w:rFonts w:ascii="Times New Roman" w:eastAsia="Calibri" w:hAnsi="Times New Roman" w:cs="Times New Roman"/>
            <w:rPrChange w:id="224" w:author="Nicole" w:date="2018-08-14T12:43:00Z">
              <w:rPr>
                <w:rFonts w:ascii="Times New Roman" w:eastAsia="Calibri" w:hAnsi="Times New Roman" w:cs="Times New Roman"/>
              </w:rPr>
            </w:rPrChange>
          </w:rPr>
          <w:delText>that</w:delText>
        </w:r>
      </w:del>
      <w:r w:rsidRPr="00F275FA">
        <w:rPr>
          <w:rFonts w:ascii="Times New Roman" w:eastAsia="Calibri" w:hAnsi="Times New Roman" w:cs="Times New Roman"/>
          <w:rPrChange w:id="225" w:author="Nicole" w:date="2018-08-14T12:43:00Z">
            <w:rPr>
              <w:rFonts w:ascii="Times New Roman" w:eastAsia="Calibri" w:hAnsi="Times New Roman" w:cs="Times New Roman"/>
            </w:rPr>
          </w:rPrChange>
        </w:rPr>
        <w:t xml:space="preserve"> are </w:t>
      </w:r>
      <w:r w:rsidR="0076482D" w:rsidRPr="00F275FA">
        <w:rPr>
          <w:rFonts w:ascii="Times New Roman" w:eastAsia="Calibri" w:hAnsi="Times New Roman" w:cs="Times New Roman"/>
          <w:rPrChange w:id="226" w:author="Nicole" w:date="2018-08-14T12:43:00Z">
            <w:rPr>
              <w:rFonts w:ascii="Times New Roman" w:eastAsia="Calibri" w:hAnsi="Times New Roman" w:cs="Times New Roman"/>
            </w:rPr>
          </w:rPrChange>
        </w:rPr>
        <w:t>being progressively degraded by a suite of</w:t>
      </w:r>
      <w:r w:rsidRPr="00F275FA">
        <w:rPr>
          <w:rFonts w:ascii="Times New Roman" w:eastAsia="Calibri" w:hAnsi="Times New Roman" w:cs="Times New Roman"/>
          <w:rPrChange w:id="227" w:author="Nicole" w:date="2018-08-14T12:43:00Z">
            <w:rPr>
              <w:rFonts w:ascii="Times New Roman" w:eastAsia="Calibri" w:hAnsi="Times New Roman" w:cs="Times New Roman"/>
            </w:rPr>
          </w:rPrChange>
        </w:rPr>
        <w:t xml:space="preserve"> anthropogenic </w:t>
      </w:r>
      <w:commentRangeStart w:id="228"/>
      <w:r w:rsidRPr="00F275FA">
        <w:rPr>
          <w:rFonts w:ascii="Times New Roman" w:eastAsia="Calibri" w:hAnsi="Times New Roman" w:cs="Times New Roman"/>
          <w:rPrChange w:id="229" w:author="Nicole" w:date="2018-08-14T12:43:00Z">
            <w:rPr>
              <w:rFonts w:ascii="Times New Roman" w:eastAsia="Calibri" w:hAnsi="Times New Roman" w:cs="Times New Roman"/>
            </w:rPr>
          </w:rPrChange>
        </w:rPr>
        <w:t>stressor</w:t>
      </w:r>
      <w:commentRangeEnd w:id="216"/>
      <w:r w:rsidR="00A12636" w:rsidRPr="00F275FA">
        <w:rPr>
          <w:rStyle w:val="CommentReference"/>
          <w:rFonts w:ascii="Times New Roman" w:hAnsi="Times New Roman" w:cs="Times New Roman"/>
          <w:sz w:val="24"/>
          <w:szCs w:val="24"/>
          <w:rPrChange w:id="230" w:author="Nicole" w:date="2018-08-14T12:43:00Z">
            <w:rPr>
              <w:rStyle w:val="CommentReference"/>
            </w:rPr>
          </w:rPrChange>
        </w:rPr>
        <w:commentReference w:id="216"/>
      </w:r>
      <w:r w:rsidRPr="009F6551">
        <w:rPr>
          <w:rFonts w:ascii="Times New Roman" w:eastAsia="Calibri" w:hAnsi="Times New Roman" w:cs="Times New Roman"/>
        </w:rPr>
        <w:t>s</w:t>
      </w:r>
      <w:ins w:id="231" w:author="Nicole" w:date="2018-08-14T11:04:00Z">
        <w:r w:rsidR="00F419E1" w:rsidRPr="006837B3">
          <w:rPr>
            <w:rFonts w:ascii="Times New Roman" w:eastAsia="Calibri" w:hAnsi="Times New Roman" w:cs="Times New Roman"/>
          </w:rPr>
          <w:t xml:space="preserve"> </w:t>
        </w:r>
        <w:r w:rsidR="00EB63C7" w:rsidRPr="009F6551">
          <w:rPr>
            <w:rFonts w:ascii="Times New Roman" w:eastAsia="Calibri" w:hAnsi="Times New Roman" w:cs="Times New Roman"/>
          </w:rPr>
          <w:fldChar w:fldCharType="begin" w:fldLock="1"/>
        </w:r>
      </w:ins>
      <w:r w:rsidR="00CC54A8">
        <w:rPr>
          <w:rFonts w:ascii="Times New Roman" w:eastAsia="Calibri" w:hAnsi="Times New Roman" w:cs="Times New Roman"/>
        </w:rPr>
        <w:instrText>ADDIN CSL_CITATION {"citationItems":[{"id":"ITEM-1","itemData":{"DOI":"10.1038/nature21707","ISBN":"0028-0836","ISSN":"14764687","PMID":"28300113","abstract":"The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K.","non-dropping-particle":"","parse-names":false,"suffix":""}],"container-title":"Nature","id":"ITEM-1","issue":"7645","issued":{"date-parts":[["2017"]]},"page":"373-377","title":"Global warming and recurrent mass bleaching of corals","type":"article-journal","volume":"543"},"uris":["http://www.mendeley.com/documents/?uuid=eae4c81d-d1a6-4b27-b946-a9c9a82c2012"]},{"id":"ITEM-2","itemData":{"abstract":"Reef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-2","issued":{"date-parts":[["2007"]]},"title":"A decade of reef check monitoring: Indonesian coral reefs, condition and trends","type":"article-journal"},"uris":["http://www.mendeley.com/documents/?uuid=83261826-b25d-3e59-b3a0-4c92589aafb6"]},{"id":"ITEM-3","itemData":{"DOI":"10.1016/j.marpolbul.2015.05.014","abstract":"Over the past decade, development along the northern coast of Jamaica has accelerated, resulting in ele- vated levels of sedimentation on adjacent reefs. To understand the effects of this development on sponge community dynamics, we conducted surveys at three locations with varying degrees of adjacent coastal development to quantify species richness, abundance and diversity at two depths (8–10mand 15–18 m). Sediment accumulation rate, total suspended solids and other water quality parameters were also quan- tified. The sponge community at the location with the least coastal development and anthropogenic influ- ence was often significantly different from the other two locations, and exhibited higher sponge abundance, richness, and diversity. Sponge community composition and size distribution were statisti- cally different among locations. This study provides correlative evidence that coastal development affects aspects of sponge community ecology, although the precise mechanisms are still unclear.","author":[{"dropping-particle":"","family":"Stubler","given":"Amber D","non-dropping-particle":"","parse-names":false,"suffix":""},{"dropping-particle":"","family":"Duckworth","given":"Alan R","non-dropping-particle":"","parse-names":false,"suffix":""},{"dropping-particle":"","family":"Peterson","given":"Bradley J","non-dropping-particle":"","parse-names":false,"suffix":""}],"container-title":"Marine Pollution Bulletin","id":"ITEM-3","issued":{"date-parts":[["2015"]]},"note":"This study quantified sponge richness, abundance, and diversity at sites with varying levels of anthropogenic disturbance (sedimentation). All metrics were higher at the site with less disturbance.","page":"261-270","title":"The effects of coastal development on sponge abundance, diversity, and community composition on Jamaican coral reefs","type":"article-journal","volume":"96"},"uris":["http://www.mendeley.com/documents/?uuid=311c1301-2fff-3749-84d2-49cda2f259ef"]}],"mendeley":{"formattedCitation":"(Habibi, Setiasih, &amp; Sartin, 2007; Hughes et al., 2017; Stubler, Duckworth, &amp; Peterson, 2015)","plainTextFormattedCitation":"(Habibi, Setiasih, &amp; Sartin, 2007; Hughes et al., 2017; Stubler, Duckworth, &amp; Peterson, 2015)","previouslyFormattedCitation":"(Habibi, Setiasih, &amp; Sartin, 2007; Hughes et al., 2017; Stubler, Duckworth, &amp; Peterson, 2015)"},"properties":{"noteIndex":0},"schema":"https://github.com/citation-style-language/schema/raw/master/csl-citation.json"}</w:instrText>
      </w:r>
      <w:r w:rsidR="00EB63C7" w:rsidRPr="00F275FA">
        <w:rPr>
          <w:rFonts w:ascii="Times New Roman" w:eastAsia="Calibri" w:hAnsi="Times New Roman" w:cs="Times New Roman"/>
          <w:rPrChange w:id="232" w:author="Nicole" w:date="2018-08-14T12:43:00Z">
            <w:rPr>
              <w:rFonts w:ascii="Times New Roman" w:eastAsia="Calibri" w:hAnsi="Times New Roman" w:cs="Times New Roman"/>
            </w:rPr>
          </w:rPrChange>
        </w:rPr>
        <w:fldChar w:fldCharType="separate"/>
      </w:r>
      <w:r w:rsidR="00EB63C7" w:rsidRPr="006837B3">
        <w:rPr>
          <w:rFonts w:ascii="Times New Roman" w:eastAsia="Calibri" w:hAnsi="Times New Roman" w:cs="Times New Roman"/>
          <w:noProof/>
        </w:rPr>
        <w:t>(Habibi, Setiasih, &amp; Sartin, 2007; Hughes et al., 2017; Stubler, Duckworth, &amp; Peterson, 2015)</w:t>
      </w:r>
      <w:ins w:id="233" w:author="Nicole" w:date="2018-08-14T11:04:00Z">
        <w:r w:rsidR="00EB63C7" w:rsidRPr="006837B3">
          <w:rPr>
            <w:rFonts w:ascii="Times New Roman" w:eastAsia="Calibri" w:hAnsi="Times New Roman" w:cs="Times New Roman"/>
          </w:rPr>
          <w:fldChar w:fldCharType="end"/>
        </w:r>
      </w:ins>
      <w:ins w:id="234" w:author="Nicole" w:date="2018-08-14T11:05:00Z">
        <w:r w:rsidR="00EB63C7" w:rsidRPr="009F6551">
          <w:rPr>
            <w:rFonts w:ascii="Times New Roman" w:eastAsia="Calibri" w:hAnsi="Times New Roman" w:cs="Times New Roman"/>
          </w:rPr>
          <w:t>.</w:t>
        </w:r>
      </w:ins>
      <w:del w:id="235" w:author="Nicole" w:date="2018-08-14T11:05:00Z">
        <w:r w:rsidR="002222F5" w:rsidRPr="006837B3" w:rsidDel="00EB63C7">
          <w:rPr>
            <w:rFonts w:ascii="Times New Roman" w:eastAsia="Calibri" w:hAnsi="Times New Roman" w:cs="Times New Roman"/>
          </w:rPr>
          <w:delText xml:space="preserve"> </w:delText>
        </w:r>
        <w:r w:rsidR="002222F5" w:rsidRPr="009F6551" w:rsidDel="00EB63C7">
          <w:rPr>
            <w:rFonts w:ascii="Times New Roman" w:eastAsia="Calibri" w:hAnsi="Times New Roman" w:cs="Times New Roman"/>
          </w:rPr>
          <w:fldChar w:fldCharType="begin" w:fldLock="1"/>
        </w:r>
        <w:r w:rsidR="002222F5" w:rsidRPr="006837B3" w:rsidDel="00EB63C7">
          <w:rPr>
            <w:rFonts w:ascii="Times New Roman" w:eastAsia="Calibri" w:hAnsi="Times New Roman" w:cs="Times New Roman"/>
          </w:rPr>
          <w:delInstrText>ADDIN CSL_CITATION {"citationItems":[{"id":"ITEM-1","itemData":{"DOI":"10.1038/nature21707","ISBN":"0028-0836","ISSN":"14764687","PMID":"28300113","abstract":"The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w:delInstrText>
        </w:r>
        <w:r w:rsidR="002222F5" w:rsidRPr="00F275FA" w:rsidDel="00EB63C7">
          <w:rPr>
            <w:rFonts w:ascii="Times New Roman" w:eastAsia="Calibri" w:hAnsi="Times New Roman" w:cs="Times New Roman"/>
            <w:rPrChange w:id="236" w:author="Nicole" w:date="2018-08-14T12:43:00Z">
              <w:rPr>
                <w:rFonts w:ascii="Times New Roman" w:eastAsia="Calibri" w:hAnsi="Times New Roman" w:cs="Times New Roman"/>
              </w:rPr>
            </w:rPrChange>
          </w:rPr>
          <w:delInstrText>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K.","non-dropping-particle":"","parse-names":false,"suffix":""}],"container-title":"Nature","id":"ITEM-1","issue":"7645","issued":{"date-parts":[["2017"]]},"page":"373-377","title":"Global warming and recurrent mass bleaching of corals","type":"article-journal","volume":"543"},"uris":["http://www.mendeley.com/documents/?uuid=eae4c81d-d1a6-4b27-b946-a9c9a82c2012"]}],"mendeley":{"formattedCitation":"(Hughes et al., 2017)","plainTextFormattedCitation":"(Hughes et al., 2017)","previouslyFormattedCitation":"(Hughes et al., 2017)"},"properties":{"noteIndex":0},"schema":"https://github.com/citation-style-language/schema/raw/master/csl-citation.json"}</w:delInstrText>
        </w:r>
        <w:r w:rsidR="002222F5" w:rsidRPr="006837B3" w:rsidDel="00EB63C7">
          <w:rPr>
            <w:rFonts w:ascii="Times New Roman" w:eastAsia="Calibri" w:hAnsi="Times New Roman" w:cs="Times New Roman"/>
          </w:rPr>
          <w:fldChar w:fldCharType="separate"/>
        </w:r>
        <w:r w:rsidR="002222F5" w:rsidRPr="006837B3" w:rsidDel="00EB63C7">
          <w:rPr>
            <w:rFonts w:ascii="Times New Roman" w:eastAsia="Calibri" w:hAnsi="Times New Roman" w:cs="Times New Roman"/>
            <w:noProof/>
          </w:rPr>
          <w:delText>(Hughes et al., 2017)</w:delText>
        </w:r>
        <w:r w:rsidR="002222F5" w:rsidRPr="006837B3" w:rsidDel="00EB63C7">
          <w:rPr>
            <w:rFonts w:ascii="Times New Roman" w:eastAsia="Calibri" w:hAnsi="Times New Roman" w:cs="Times New Roman"/>
          </w:rPr>
          <w:fldChar w:fldCharType="end"/>
        </w:r>
        <w:r w:rsidR="002222F5" w:rsidRPr="009F6551" w:rsidDel="00EB63C7">
          <w:rPr>
            <w:rFonts w:ascii="Times New Roman" w:eastAsia="Calibri" w:hAnsi="Times New Roman" w:cs="Times New Roman"/>
          </w:rPr>
          <w:delText xml:space="preserve">. </w:delText>
        </w:r>
        <w:r w:rsidR="002222F5" w:rsidRPr="009F6551" w:rsidDel="00EB63C7">
          <w:rPr>
            <w:rFonts w:ascii="Times New Roman" w:eastAsia="Calibri" w:hAnsi="Times New Roman" w:cs="Times New Roman"/>
          </w:rPr>
          <w:fldChar w:fldCharType="begin" w:fldLock="1"/>
        </w:r>
        <w:r w:rsidR="00EB63C7" w:rsidRPr="006837B3" w:rsidDel="00EB63C7">
          <w:rPr>
            <w:rFonts w:ascii="Times New Roman" w:eastAsia="Calibri" w:hAnsi="Times New Roman" w:cs="Times New Roman"/>
          </w:rPr>
          <w:delInstrText>ADDIN CSL_CITATION {"citationItems":[{"id":"ITEM-1","itemData":{"abstract":"Reef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-1","issued":{"date-parts":[["2007"]]},"title":"A decade of reef check monitoring: Indonesian coral reefs, co</w:delInstrText>
        </w:r>
        <w:r w:rsidR="00EB63C7" w:rsidRPr="00F275FA" w:rsidDel="00EB63C7">
          <w:rPr>
            <w:rFonts w:ascii="Times New Roman" w:eastAsia="Calibri" w:hAnsi="Times New Roman" w:cs="Times New Roman"/>
            <w:rPrChange w:id="237" w:author="Nicole" w:date="2018-08-14T12:43:00Z">
              <w:rPr>
                <w:rFonts w:ascii="Times New Roman" w:eastAsia="Calibri" w:hAnsi="Times New Roman" w:cs="Times New Roman"/>
              </w:rPr>
            </w:rPrChange>
          </w:rPr>
          <w:delInstrText>ndition and trends","type":"article-journal"},"uris":["http://www.mendeley.com/documents/?uuid=83261826-b25d-3e59-b3a0-4c92589aafb6"]}],"mendeley":{"formattedCitation":"(Habibi et al., 2007)","manualFormatting":"Habibi, Setiasih, &amp; Sartin, 2007)","plainTextFormattedCitation":"(Habibi et al., 2007)","previouslyFormattedCitation":"(Habibi, Setiasih, &amp; Sartin, 2007)"},"properties":{"noteIndex":0},"schema":"https://github.com/citation-style-language/schema/raw/master/csl-citation.json"}</w:delInstrText>
        </w:r>
        <w:r w:rsidR="002222F5" w:rsidRPr="006837B3" w:rsidDel="00EB63C7">
          <w:rPr>
            <w:rFonts w:ascii="Times New Roman" w:eastAsia="Calibri" w:hAnsi="Times New Roman" w:cs="Times New Roman"/>
          </w:rPr>
          <w:fldChar w:fldCharType="separate"/>
        </w:r>
        <w:r w:rsidR="002222F5" w:rsidRPr="006837B3" w:rsidDel="00EB63C7">
          <w:rPr>
            <w:rFonts w:ascii="Times New Roman" w:eastAsia="Calibri" w:hAnsi="Times New Roman" w:cs="Times New Roman"/>
            <w:noProof/>
          </w:rPr>
          <w:delText>(Habibi, Setiasih, &amp; Sartin, 2007)</w:delText>
        </w:r>
        <w:r w:rsidR="002222F5" w:rsidRPr="006837B3" w:rsidDel="00EB63C7">
          <w:rPr>
            <w:rFonts w:ascii="Times New Roman" w:eastAsia="Calibri" w:hAnsi="Times New Roman" w:cs="Times New Roman"/>
          </w:rPr>
          <w:fldChar w:fldCharType="end"/>
        </w:r>
        <w:r w:rsidR="002222F5" w:rsidRPr="006837B3" w:rsidDel="00EB63C7">
          <w:rPr>
            <w:rFonts w:ascii="Times New Roman" w:eastAsia="Calibri" w:hAnsi="Times New Roman" w:cs="Times New Roman"/>
          </w:rPr>
          <w:fldChar w:fldCharType="begin" w:fldLock="1"/>
        </w:r>
        <w:r w:rsidR="00EB63C7" w:rsidRPr="006837B3" w:rsidDel="00EB63C7">
          <w:rPr>
            <w:rFonts w:ascii="Times New Roman" w:eastAsia="Calibri" w:hAnsi="Times New Roman" w:cs="Times New Roman"/>
          </w:rPr>
          <w:delInstrText>ADDIN CSL_CITATION {"citationItems":[{"id":"ITEM-1","itemData":{"DOI":"10.1016/j.marpolbul.2015.05.014","abstract":"Over the past decade, development along the northern coast of Jamaica has accelerated, resulting in ele- vated levels of sedimentation on adjacent reefs. To understand the effects of this development on sponge community dynamics, we conducted surveys at three locations with varying degrees of adjacent coastal development to quantify species richness, abundance and diversity at two depths (8–10mand 15–18 m). Sediment accumulation rate, total suspended solids and other water quality parameters were also quan- tified. The sponge community at the location with the least coastal development and anthropogenic influ- ence was often significantly different from the other two locations, and exhibited higher sponge abundance, richness, and diversity. Sponge community composition and size distribution were statisti- cally different among locations. This study provides correlative evidence that coastal development affects aspects of sponge community ecology, although the precise mechanisms are still unclear.","author":[{"dropping-particle":"","family":"Stubler","given":"Amber D","non-dropping-particle":"","parse-names":false,"suffix":""},{"dropping-particle":"","family":"Duckworth","given":"Alan R","non-dropping-particle":"","parse-names":false,"suffix":""},{"dropping-particle":"","family":"Peterson","given":"Bradley J","non-dropping-particle":"","parse-names":false,"suffix":""}],"container-title":"Marine Pollution Bulletin","id":"ITEM-1","issued":{"date-parts":[["2015"]]},"note":"This study quantified sponge richness, abundance, and diversity at sites with varying levels of anthropogenic disturbance (sedimentation). All metrics were higher at the site with less disturbance.","page":"261-270","title":"The effects of coastal development on sponge abundance, diversity, and community composition on Jamaican coral reefs","type":"article-journal","volume":"96"},"uris":["http://www.mendeley.com/documents/?uuid=311c1301-2fff-3749-84d2-49cda2f259ef"]}],"mendeley":{"formattedCitation":"(Stubler et al., 2015)","plainTextFormattedCitation":"(Stubler et al., 2015)","previouslyFormattedCitation":"(Stubler, Duckworth, &amp; Peterson, 2015)"},"properties":{"noteIndex":0},"schema":"https://github.com/citation-style-language/schema/raw/master/csl-citation.json"}</w:delInstrText>
        </w:r>
        <w:r w:rsidR="002222F5" w:rsidRPr="006837B3" w:rsidDel="00EB63C7">
          <w:rPr>
            <w:rFonts w:ascii="Times New Roman" w:eastAsia="Calibri" w:hAnsi="Times New Roman" w:cs="Times New Roman"/>
          </w:rPr>
          <w:fldChar w:fldCharType="separate"/>
        </w:r>
        <w:r w:rsidR="00EB63C7" w:rsidRPr="006837B3" w:rsidDel="00EB63C7">
          <w:rPr>
            <w:rFonts w:ascii="Times New Roman" w:eastAsia="Calibri" w:hAnsi="Times New Roman" w:cs="Times New Roman"/>
            <w:noProof/>
          </w:rPr>
          <w:delText>(Stubler et al., 2015)</w:delText>
        </w:r>
        <w:r w:rsidR="002222F5" w:rsidRPr="006837B3" w:rsidDel="00EB63C7">
          <w:rPr>
            <w:rFonts w:ascii="Times New Roman" w:eastAsia="Calibri" w:hAnsi="Times New Roman" w:cs="Times New Roman"/>
          </w:rPr>
          <w:fldChar w:fldCharType="end"/>
        </w:r>
      </w:del>
      <w:ins w:id="238" w:author="Graham Forrester" w:date="2018-08-10T17:19:00Z">
        <w:del w:id="239" w:author="Nicole" w:date="2018-08-14T11:05:00Z">
          <w:r w:rsidR="00987EBE" w:rsidRPr="009F6551" w:rsidDel="00EB63C7">
            <w:rPr>
              <w:rFonts w:ascii="Times New Roman" w:eastAsia="Calibri" w:hAnsi="Times New Roman" w:cs="Times New Roman"/>
            </w:rPr>
            <w:delText xml:space="preserve">. </w:delText>
          </w:r>
        </w:del>
      </w:ins>
      <w:commentRangeEnd w:id="228"/>
      <w:del w:id="240" w:author="Nicole" w:date="2018-08-14T11:05:00Z">
        <w:r w:rsidR="00A12636" w:rsidRPr="00F275FA" w:rsidDel="00EB63C7">
          <w:rPr>
            <w:rStyle w:val="CommentReference"/>
            <w:rFonts w:ascii="Times New Roman" w:hAnsi="Times New Roman" w:cs="Times New Roman"/>
            <w:sz w:val="24"/>
            <w:szCs w:val="24"/>
            <w:rPrChange w:id="241" w:author="Nicole" w:date="2018-08-14T12:43:00Z">
              <w:rPr>
                <w:rStyle w:val="CommentReference"/>
              </w:rPr>
            </w:rPrChange>
          </w:rPr>
          <w:commentReference w:id="228"/>
        </w:r>
        <w:r w:rsidR="002222F5" w:rsidRPr="009F6551" w:rsidDel="00EB63C7">
          <w:rPr>
            <w:rFonts w:ascii="Times New Roman" w:eastAsia="Calibri" w:hAnsi="Times New Roman" w:cs="Times New Roman"/>
          </w:rPr>
          <w:delText>.</w:delText>
        </w:r>
      </w:del>
    </w:p>
    <w:p w14:paraId="1A0CA6D6" w14:textId="079AEB0C" w:rsidR="00906B2D" w:rsidRPr="00F275FA" w:rsidRDefault="00297EA0" w:rsidP="00CC32D0">
      <w:pPr>
        <w:spacing w:line="480" w:lineRule="auto"/>
        <w:ind w:firstLine="720"/>
        <w:rPr>
          <w:rFonts w:ascii="Times New Roman" w:eastAsia="Calibri" w:hAnsi="Times New Roman" w:cs="Times New Roman"/>
          <w:rPrChange w:id="242" w:author="Nicole" w:date="2018-08-14T12:43:00Z">
            <w:rPr>
              <w:rFonts w:ascii="Times New Roman" w:eastAsia="Calibri" w:hAnsi="Times New Roman" w:cs="Times New Roman"/>
            </w:rPr>
          </w:rPrChange>
        </w:rPr>
      </w:pPr>
      <w:r w:rsidRPr="006837B3">
        <w:rPr>
          <w:rFonts w:ascii="Times New Roman" w:eastAsia="Calibri" w:hAnsi="Times New Roman" w:cs="Times New Roman"/>
        </w:rPr>
        <w:t xml:space="preserve">Reef fishes, </w:t>
      </w:r>
      <w:r w:rsidR="00CC16AE" w:rsidRPr="006837B3">
        <w:rPr>
          <w:rFonts w:ascii="Times New Roman" w:eastAsia="Calibri" w:hAnsi="Times New Roman" w:cs="Times New Roman"/>
        </w:rPr>
        <w:t xml:space="preserve">hard </w:t>
      </w:r>
      <w:r w:rsidRPr="006837B3">
        <w:rPr>
          <w:rFonts w:ascii="Times New Roman" w:eastAsia="Calibri" w:hAnsi="Times New Roman" w:cs="Times New Roman"/>
        </w:rPr>
        <w:t>corals</w:t>
      </w:r>
      <w:r w:rsidR="00CC16AE" w:rsidRPr="006837B3">
        <w:rPr>
          <w:rFonts w:ascii="Times New Roman" w:eastAsia="Calibri" w:hAnsi="Times New Roman" w:cs="Times New Roman"/>
        </w:rPr>
        <w:t xml:space="preserve"> (Scleractinia)</w:t>
      </w:r>
      <w:r w:rsidRPr="006837B3">
        <w:rPr>
          <w:rFonts w:ascii="Times New Roman" w:eastAsia="Calibri" w:hAnsi="Times New Roman" w:cs="Times New Roman"/>
        </w:rPr>
        <w:t xml:space="preserve">, and sponges are dominant </w:t>
      </w:r>
      <w:r w:rsidR="00A12636" w:rsidRPr="006837B3">
        <w:rPr>
          <w:rFonts w:ascii="Times New Roman" w:eastAsia="Calibri" w:hAnsi="Times New Roman" w:cs="Times New Roman"/>
        </w:rPr>
        <w:t xml:space="preserve">coral reef </w:t>
      </w:r>
      <w:r w:rsidRPr="006837B3">
        <w:rPr>
          <w:rFonts w:ascii="Times New Roman" w:eastAsia="Calibri" w:hAnsi="Times New Roman" w:cs="Times New Roman"/>
        </w:rPr>
        <w:t>organisms that establish and maintain biodiversity by filling multiple functional roles</w:t>
      </w:r>
      <w:r w:rsidR="0014500F" w:rsidRPr="006837B3">
        <w:rPr>
          <w:rFonts w:ascii="Times New Roman" w:eastAsia="Calibri" w:hAnsi="Times New Roman" w:cs="Times New Roman"/>
        </w:rPr>
        <w:t xml:space="preserve"> in coral reef</w:t>
      </w:r>
      <w:ins w:id="243" w:author="Brian Gerber" w:date="2018-08-13T13:18:00Z">
        <w:r w:rsidR="00A12636" w:rsidRPr="006837B3">
          <w:rPr>
            <w:rFonts w:ascii="Times New Roman" w:eastAsia="Calibri" w:hAnsi="Times New Roman" w:cs="Times New Roman"/>
          </w:rPr>
          <w:t xml:space="preserve"> </w:t>
        </w:r>
      </w:ins>
      <w:r w:rsidR="0014500F" w:rsidRPr="006837B3">
        <w:rPr>
          <w:rFonts w:ascii="Times New Roman" w:eastAsia="Calibri" w:hAnsi="Times New Roman" w:cs="Times New Roman"/>
        </w:rPr>
        <w:t>s</w:t>
      </w:r>
      <w:r w:rsidR="00A12636" w:rsidRPr="00F275FA">
        <w:rPr>
          <w:rFonts w:ascii="Times New Roman" w:eastAsia="Calibri" w:hAnsi="Times New Roman" w:cs="Times New Roman"/>
          <w:rPrChange w:id="244" w:author="Nicole" w:date="2018-08-14T12:43:00Z">
            <w:rPr>
              <w:rFonts w:ascii="Times New Roman" w:eastAsia="Calibri" w:hAnsi="Times New Roman" w:cs="Times New Roman"/>
            </w:rPr>
          </w:rPrChange>
        </w:rPr>
        <w:t>ystems</w:t>
      </w:r>
      <w:r w:rsidRPr="00F275FA">
        <w:rPr>
          <w:rFonts w:ascii="Times New Roman" w:eastAsia="Calibri" w:hAnsi="Times New Roman" w:cs="Times New Roman"/>
          <w:rPrChange w:id="245" w:author="Nicole" w:date="2018-08-14T12:43:00Z">
            <w:rPr>
              <w:rFonts w:ascii="Times New Roman" w:eastAsia="Calibri" w:hAnsi="Times New Roman" w:cs="Times New Roman"/>
            </w:rPr>
          </w:rPrChange>
        </w:rPr>
        <w:t xml:space="preserve"> </w:t>
      </w:r>
      <w:r w:rsidRPr="009F6551">
        <w:rPr>
          <w:rFonts w:ascii="Times New Roman" w:eastAsia="Calibri" w:hAnsi="Times New Roman" w:cs="Times New Roman"/>
        </w:rPr>
        <w:fldChar w:fldCharType="begin" w:fldLock="1"/>
      </w:r>
      <w:r w:rsidRPr="00F275FA">
        <w:rPr>
          <w:rFonts w:ascii="Times New Roman" w:eastAsia="Calibri" w:hAnsi="Times New Roman" w:cs="Times New Roman"/>
          <w:rPrChange w:id="246" w:author="Nicole" w:date="2018-08-14T12:43:00Z">
            <w:rPr>
              <w:rFonts w:ascii="Times New Roman" w:eastAsia="Calibri" w:hAnsi="Times New Roman" w:cs="Times New Roman"/>
            </w:rPr>
          </w:rPrChange>
        </w:rPr>
        <w:instrText>ADDIN CSL_CITATION {"citationItems":[{"id":"ITEM-1","itemData":{"DOI":"10.1525/bio.2011.61.10.8","author":[{"dropping-particle":"","family":"Angelini","given":"Christine","non-dropping-particle":"","parse-names":false,"suffix":""},{"dropping-particle":"","family":"Altieri","given":"Andrew H","non-dropping-particle":"","parse-names":false,"suffix":""},{"dropping-particle":"","family":"Silliman","given":"Brian R","non-dropping-particle":"","parse-names":false,"suffix":""},{"dropping-particle":"","family":"Bertness","given":"Mark D","non-dropping-particle":"","parse-names":false,"suffix":""}],"id":"ITEM-1","issue":"10","issued":{"date-parts":[["2018"]]},"title":"Interactions among Foundation Species and Their Consequences ­ for Community Organization , Biodiversity , and Conservation","type":"article-journal","volume":"61"},"uris":["http://www.mendeley.com/documents/?uuid=624e3ecd-1d89-4ffd-82ec-1e3e093a990f"]}],"mendeley":{"formattedCitation":"(Angelini, Altieri, Silliman, &amp; Bertness, 2018)","plainTextFormattedCitation":"(Angelini, Altieri, Silliman, &amp; Bertness, 2018)","previouslyFormattedCitation":"(Angelini, Altieri, Silliman, &amp; Bertness, 2018)"},"properties":{"noteIndex":0},"schema":"https://github.com/citation-style-language/schema/raw/master/csl-citation.json"}</w:instrText>
      </w:r>
      <w:r w:rsidRPr="00F275FA">
        <w:rPr>
          <w:rFonts w:ascii="Times New Roman" w:eastAsia="Calibri" w:hAnsi="Times New Roman" w:cs="Times New Roman"/>
          <w:rPrChange w:id="247" w:author="Nicole" w:date="2018-08-14T12:43:00Z">
            <w:rPr>
              <w:rFonts w:ascii="Times New Roman" w:eastAsia="Calibri" w:hAnsi="Times New Roman" w:cs="Times New Roman"/>
            </w:rPr>
          </w:rPrChange>
        </w:rPr>
        <w:fldChar w:fldCharType="separate"/>
      </w:r>
      <w:r w:rsidRPr="006837B3">
        <w:rPr>
          <w:rFonts w:ascii="Times New Roman" w:eastAsia="Calibri" w:hAnsi="Times New Roman" w:cs="Times New Roman"/>
          <w:noProof/>
        </w:rPr>
        <w:t>(Angelini, Altieri, Silliman, &amp; Bertness, 2018)</w:t>
      </w:r>
      <w:r w:rsidRPr="006837B3">
        <w:rPr>
          <w:rFonts w:ascii="Times New Roman" w:eastAsia="Calibri" w:hAnsi="Times New Roman" w:cs="Times New Roman"/>
        </w:rPr>
        <w:fldChar w:fldCharType="end"/>
      </w:r>
      <w:r w:rsidRPr="009F6551">
        <w:rPr>
          <w:rFonts w:ascii="Times New Roman" w:eastAsia="Calibri" w:hAnsi="Times New Roman" w:cs="Times New Roman"/>
        </w:rPr>
        <w:t>.</w:t>
      </w:r>
      <w:r w:rsidR="0014500F" w:rsidRPr="006837B3">
        <w:rPr>
          <w:rFonts w:ascii="Times New Roman" w:eastAsia="Calibri" w:hAnsi="Times New Roman" w:cs="Times New Roman"/>
        </w:rPr>
        <w:t xml:space="preserve"> Reef fish richness has been found to be a better </w:t>
      </w:r>
      <w:commentRangeStart w:id="248"/>
      <w:r w:rsidR="0014500F" w:rsidRPr="006837B3">
        <w:rPr>
          <w:rFonts w:ascii="Times New Roman" w:eastAsia="Calibri" w:hAnsi="Times New Roman" w:cs="Times New Roman"/>
        </w:rPr>
        <w:t xml:space="preserve">surrogate </w:t>
      </w:r>
      <w:commentRangeEnd w:id="248"/>
      <w:r w:rsidR="00A12636" w:rsidRPr="00F275FA">
        <w:rPr>
          <w:rStyle w:val="CommentReference"/>
          <w:rFonts w:ascii="Times New Roman" w:hAnsi="Times New Roman" w:cs="Times New Roman"/>
          <w:sz w:val="24"/>
          <w:szCs w:val="24"/>
          <w:rPrChange w:id="249" w:author="Nicole" w:date="2018-08-14T12:43:00Z">
            <w:rPr>
              <w:rStyle w:val="CommentReference"/>
            </w:rPr>
          </w:rPrChange>
        </w:rPr>
        <w:commentReference w:id="248"/>
      </w:r>
      <w:r w:rsidR="0014500F" w:rsidRPr="009F6551">
        <w:rPr>
          <w:rFonts w:ascii="Times New Roman" w:eastAsia="Calibri" w:hAnsi="Times New Roman" w:cs="Times New Roman"/>
        </w:rPr>
        <w:t xml:space="preserve">than coral richness </w:t>
      </w:r>
      <w:ins w:id="250" w:author="Nicole" w:date="2018-08-14T13:20:00Z">
        <w:r w:rsidR="003A6AA7">
          <w:rPr>
            <w:rFonts w:ascii="Times New Roman" w:eastAsia="Calibri" w:hAnsi="Times New Roman" w:cs="Times New Roman"/>
          </w:rPr>
          <w:t xml:space="preserve">for estimating the diversity of corals and fishes </w:t>
        </w:r>
      </w:ins>
      <w:r w:rsidR="0014500F" w:rsidRPr="009F6551">
        <w:rPr>
          <w:rFonts w:ascii="Times New Roman" w:eastAsia="Calibri" w:hAnsi="Times New Roman" w:cs="Times New Roman"/>
        </w:rPr>
        <w:t xml:space="preserve">when deciding on areas to become marine reserves </w:t>
      </w:r>
      <w:r w:rsidR="0014500F" w:rsidRPr="009F6551">
        <w:rPr>
          <w:rFonts w:ascii="Times New Roman" w:eastAsia="Calibri" w:hAnsi="Times New Roman" w:cs="Times New Roman"/>
        </w:rPr>
        <w:fldChar w:fldCharType="begin" w:fldLock="1"/>
      </w:r>
      <w:r w:rsidR="0014500F" w:rsidRPr="00F275FA">
        <w:rPr>
          <w:rFonts w:ascii="Times New Roman" w:eastAsia="Calibri" w:hAnsi="Times New Roman" w:cs="Times New Roman"/>
          <w:rPrChange w:id="251" w:author="Nicole" w:date="2018-08-14T12:43:00Z">
            <w:rPr>
              <w:rFonts w:ascii="Times New Roman" w:eastAsia="Calibri" w:hAnsi="Times New Roman" w:cs="Times New Roman"/>
            </w:rPr>
          </w:rPrChange>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study","title":"Conservation of coral reef biodiversity: a comparison of reserve selection procedures for corals and fishes.","type":"article-journal","volume":"111"},"uris":["http://www.mendeley.com/documents/?uuid=4db6ba36-deaa-33ad-b81e-22144be5c7e2"]}],"mendeley":{"formattedCitation":"(Beger, Jones, &amp; Munday, 2003)","plainTextFormattedCitation":"(Beger, Jones, &amp; Munday, 2003)","previouslyFormattedCitation":"(Beger, Jones, &amp; Munday, 2003)"},"properties":{"noteIndex":0},"schema":"https://github.com/citation-style-language/schema/raw/master/csl-citation.json"}</w:instrText>
      </w:r>
      <w:r w:rsidR="0014500F" w:rsidRPr="00F275FA">
        <w:rPr>
          <w:rFonts w:ascii="Times New Roman" w:eastAsia="Calibri" w:hAnsi="Times New Roman" w:cs="Times New Roman"/>
          <w:rPrChange w:id="252" w:author="Nicole" w:date="2018-08-14T12:43:00Z">
            <w:rPr>
              <w:rFonts w:ascii="Times New Roman" w:eastAsia="Calibri" w:hAnsi="Times New Roman" w:cs="Times New Roman"/>
            </w:rPr>
          </w:rPrChange>
        </w:rPr>
        <w:fldChar w:fldCharType="separate"/>
      </w:r>
      <w:r w:rsidR="0014500F" w:rsidRPr="006837B3">
        <w:rPr>
          <w:rFonts w:ascii="Times New Roman" w:eastAsia="Calibri" w:hAnsi="Times New Roman" w:cs="Times New Roman"/>
          <w:noProof/>
        </w:rPr>
        <w:t>(Beger, Jones, &amp; Munday, 2003)</w:t>
      </w:r>
      <w:r w:rsidR="0014500F" w:rsidRPr="006837B3">
        <w:rPr>
          <w:rFonts w:ascii="Times New Roman" w:eastAsia="Calibri" w:hAnsi="Times New Roman" w:cs="Times New Roman"/>
        </w:rPr>
        <w:fldChar w:fldCharType="end"/>
      </w:r>
      <w:r w:rsidR="0014500F" w:rsidRPr="009F6551">
        <w:rPr>
          <w:rFonts w:ascii="Times New Roman" w:eastAsia="Calibri" w:hAnsi="Times New Roman" w:cs="Times New Roman"/>
        </w:rPr>
        <w:t xml:space="preserve">. However, this finding was not investigated over time and </w:t>
      </w:r>
      <w:commentRangeStart w:id="253"/>
      <w:r w:rsidR="0014500F" w:rsidRPr="009F6551">
        <w:rPr>
          <w:rFonts w:ascii="Times New Roman" w:eastAsia="Calibri" w:hAnsi="Times New Roman" w:cs="Times New Roman"/>
        </w:rPr>
        <w:t>sponges were not considered in the study</w:t>
      </w:r>
      <w:commentRangeEnd w:id="253"/>
      <w:r w:rsidR="00A12636" w:rsidRPr="00F275FA">
        <w:rPr>
          <w:rStyle w:val="CommentReference"/>
          <w:rFonts w:ascii="Times New Roman" w:hAnsi="Times New Roman" w:cs="Times New Roman"/>
          <w:sz w:val="24"/>
          <w:szCs w:val="24"/>
          <w:rPrChange w:id="254" w:author="Nicole" w:date="2018-08-14T12:43:00Z">
            <w:rPr>
              <w:rStyle w:val="CommentReference"/>
            </w:rPr>
          </w:rPrChange>
        </w:rPr>
        <w:commentReference w:id="253"/>
      </w:r>
      <w:r w:rsidR="0014500F" w:rsidRPr="009F6551">
        <w:rPr>
          <w:rFonts w:ascii="Times New Roman" w:eastAsia="Calibri" w:hAnsi="Times New Roman" w:cs="Times New Roman"/>
        </w:rPr>
        <w:t xml:space="preserve">. </w:t>
      </w:r>
      <w:r w:rsidR="00906B2D" w:rsidRPr="006837B3">
        <w:rPr>
          <w:rFonts w:ascii="Times New Roman" w:eastAsia="Calibri" w:hAnsi="Times New Roman" w:cs="Times New Roman"/>
        </w:rPr>
        <w:t xml:space="preserve">Understanding whether these groups can be used </w:t>
      </w:r>
      <w:r w:rsidR="00906B2D" w:rsidRPr="006837B3">
        <w:rPr>
          <w:rFonts w:ascii="Times New Roman" w:eastAsia="Calibri" w:hAnsi="Times New Roman" w:cs="Times New Roman"/>
        </w:rPr>
        <w:lastRenderedPageBreak/>
        <w:t>as surrogates for other</w:t>
      </w:r>
      <w:r w:rsidR="00A12636" w:rsidRPr="006837B3">
        <w:rPr>
          <w:rFonts w:ascii="Times New Roman" w:eastAsia="Calibri" w:hAnsi="Times New Roman" w:cs="Times New Roman"/>
        </w:rPr>
        <w:t xml:space="preserve"> taxonomic groups</w:t>
      </w:r>
      <w:r w:rsidR="00906B2D" w:rsidRPr="006837B3">
        <w:rPr>
          <w:rFonts w:ascii="Times New Roman" w:eastAsia="Calibri" w:hAnsi="Times New Roman" w:cs="Times New Roman"/>
        </w:rPr>
        <w:t>, would provide valuable information to managers with limited monitoring resources.</w:t>
      </w:r>
    </w:p>
    <w:p w14:paraId="72690F18" w14:textId="7CB31202" w:rsidR="00906B2D" w:rsidRPr="009F6551" w:rsidRDefault="00987EBE" w:rsidP="00CC32D0">
      <w:pPr>
        <w:spacing w:line="480" w:lineRule="auto"/>
        <w:ind w:firstLine="720"/>
        <w:rPr>
          <w:rFonts w:ascii="Times New Roman" w:eastAsia="Calibri" w:hAnsi="Times New Roman" w:cs="Times New Roman"/>
        </w:rPr>
      </w:pPr>
      <w:r w:rsidRPr="00F275FA">
        <w:rPr>
          <w:rFonts w:ascii="Times New Roman" w:eastAsia="Calibri" w:hAnsi="Times New Roman" w:cs="Times New Roman"/>
          <w:rPrChange w:id="255" w:author="Nicole" w:date="2018-08-14T12:43:00Z">
            <w:rPr>
              <w:rFonts w:ascii="Times New Roman" w:eastAsia="Calibri" w:hAnsi="Times New Roman" w:cs="Times New Roman"/>
            </w:rPr>
          </w:rPrChange>
        </w:rPr>
        <w:t>I</w:t>
      </w:r>
      <w:r w:rsidR="00906B2D" w:rsidRPr="00F275FA">
        <w:rPr>
          <w:rFonts w:ascii="Times New Roman" w:eastAsia="Calibri" w:hAnsi="Times New Roman" w:cs="Times New Roman"/>
          <w:rPrChange w:id="256" w:author="Nicole" w:date="2018-08-14T12:43:00Z">
            <w:rPr>
              <w:rFonts w:ascii="Times New Roman" w:eastAsia="Calibri" w:hAnsi="Times New Roman" w:cs="Times New Roman"/>
            </w:rPr>
          </w:rPrChange>
        </w:rPr>
        <w:t xml:space="preserve"> </w:t>
      </w:r>
      <w:r w:rsidR="003B6B73" w:rsidRPr="00F275FA">
        <w:rPr>
          <w:rFonts w:ascii="Times New Roman" w:eastAsia="Calibri" w:hAnsi="Times New Roman" w:cs="Times New Roman"/>
          <w:rPrChange w:id="257" w:author="Nicole" w:date="2018-08-14T12:43:00Z">
            <w:rPr>
              <w:rFonts w:ascii="Times New Roman" w:eastAsia="Calibri" w:hAnsi="Times New Roman" w:cs="Times New Roman"/>
            </w:rPr>
          </w:rPrChange>
        </w:rPr>
        <w:t>will use</w:t>
      </w:r>
      <w:r w:rsidR="00906B2D" w:rsidRPr="00F275FA">
        <w:rPr>
          <w:rFonts w:ascii="Times New Roman" w:eastAsia="Calibri" w:hAnsi="Times New Roman" w:cs="Times New Roman"/>
          <w:rPrChange w:id="258" w:author="Nicole" w:date="2018-08-14T12:43:00Z">
            <w:rPr>
              <w:rFonts w:ascii="Times New Roman" w:eastAsia="Calibri" w:hAnsi="Times New Roman" w:cs="Times New Roman"/>
            </w:rPr>
          </w:rPrChange>
        </w:rPr>
        <w:t xml:space="preserve"> data </w:t>
      </w:r>
      <w:r w:rsidR="0014500F" w:rsidRPr="00F275FA">
        <w:rPr>
          <w:rFonts w:ascii="Times New Roman" w:eastAsia="Calibri" w:hAnsi="Times New Roman" w:cs="Times New Roman"/>
          <w:rPrChange w:id="259" w:author="Nicole" w:date="2018-08-14T12:43:00Z">
            <w:rPr>
              <w:rFonts w:ascii="Times New Roman" w:eastAsia="Calibri" w:hAnsi="Times New Roman" w:cs="Times New Roman"/>
            </w:rPr>
          </w:rPrChange>
        </w:rPr>
        <w:t xml:space="preserve">collected from the British Virgin Islands </w:t>
      </w:r>
      <w:r w:rsidR="0014500F" w:rsidRPr="009F6551">
        <w:rPr>
          <w:rFonts w:ascii="Times New Roman" w:eastAsia="Calibri" w:hAnsi="Times New Roman" w:cs="Times New Roman"/>
        </w:rPr>
        <w:fldChar w:fldCharType="begin" w:fldLock="1"/>
      </w:r>
      <w:r w:rsidR="00397CE8" w:rsidRPr="00F275FA">
        <w:rPr>
          <w:rFonts w:ascii="Times New Roman" w:eastAsia="Calibri" w:hAnsi="Times New Roman" w:cs="Times New Roman"/>
          <w:rPrChange w:id="260" w:author="Nicole" w:date="2018-08-14T12:43:00Z">
            <w:rPr>
              <w:rFonts w:ascii="Times New Roman" w:eastAsia="Calibri" w:hAnsi="Times New Roman" w:cs="Times New Roman"/>
            </w:rPr>
          </w:rPrChange>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14500F" w:rsidRPr="00F275FA">
        <w:rPr>
          <w:rFonts w:ascii="Times New Roman" w:eastAsia="Calibri" w:hAnsi="Times New Roman" w:cs="Times New Roman"/>
          <w:rPrChange w:id="261" w:author="Nicole" w:date="2018-08-14T12:43:00Z">
            <w:rPr>
              <w:rFonts w:ascii="Times New Roman" w:eastAsia="Calibri" w:hAnsi="Times New Roman" w:cs="Times New Roman"/>
            </w:rPr>
          </w:rPrChange>
        </w:rPr>
        <w:fldChar w:fldCharType="separate"/>
      </w:r>
      <w:r w:rsidR="0014500F" w:rsidRPr="006837B3">
        <w:rPr>
          <w:rFonts w:ascii="Times New Roman" w:eastAsia="Calibri" w:hAnsi="Times New Roman" w:cs="Times New Roman"/>
          <w:noProof/>
        </w:rPr>
        <w:t>(Forrester et al., 2015)</w:t>
      </w:r>
      <w:r w:rsidR="0014500F" w:rsidRPr="006837B3">
        <w:rPr>
          <w:rFonts w:ascii="Times New Roman" w:eastAsia="Calibri" w:hAnsi="Times New Roman" w:cs="Times New Roman"/>
        </w:rPr>
        <w:fldChar w:fldCharType="end"/>
      </w:r>
      <w:r w:rsidR="0014500F" w:rsidRPr="009F6551">
        <w:rPr>
          <w:rFonts w:ascii="Times New Roman" w:eastAsia="Calibri" w:hAnsi="Times New Roman" w:cs="Times New Roman"/>
        </w:rPr>
        <w:t xml:space="preserve"> </w:t>
      </w:r>
      <w:r w:rsidR="00906B2D" w:rsidRPr="006837B3">
        <w:rPr>
          <w:rFonts w:ascii="Times New Roman" w:eastAsia="Calibri" w:hAnsi="Times New Roman" w:cs="Times New Roman"/>
        </w:rPr>
        <w:t xml:space="preserve">to investigate </w:t>
      </w:r>
      <w:r w:rsidR="00A12636" w:rsidRPr="006837B3">
        <w:rPr>
          <w:rFonts w:ascii="Times New Roman" w:eastAsia="Calibri" w:hAnsi="Times New Roman" w:cs="Times New Roman"/>
        </w:rPr>
        <w:t xml:space="preserve">the </w:t>
      </w:r>
      <w:r w:rsidR="00906B2D" w:rsidRPr="006837B3">
        <w:rPr>
          <w:rFonts w:ascii="Times New Roman" w:eastAsia="Calibri" w:hAnsi="Times New Roman" w:cs="Times New Roman"/>
        </w:rPr>
        <w:t xml:space="preserve">effectiveness </w:t>
      </w:r>
      <w:r w:rsidR="003B6B73" w:rsidRPr="006837B3">
        <w:rPr>
          <w:rFonts w:ascii="Times New Roman" w:eastAsia="Calibri" w:hAnsi="Times New Roman" w:cs="Times New Roman"/>
        </w:rPr>
        <w:t xml:space="preserve">of reef fishes, sponges, and corals </w:t>
      </w:r>
      <w:r w:rsidR="004B69C8" w:rsidRPr="006837B3">
        <w:rPr>
          <w:rFonts w:ascii="Times New Roman" w:eastAsia="Calibri" w:hAnsi="Times New Roman" w:cs="Times New Roman"/>
        </w:rPr>
        <w:t xml:space="preserve">as surrogates for biodiversity </w:t>
      </w:r>
      <w:r w:rsidR="00906B2D" w:rsidRPr="006837B3">
        <w:rPr>
          <w:rFonts w:ascii="Times New Roman" w:eastAsia="Calibri" w:hAnsi="Times New Roman" w:cs="Times New Roman"/>
        </w:rPr>
        <w:t xml:space="preserve">over </w:t>
      </w:r>
      <w:r w:rsidRPr="00F275FA">
        <w:rPr>
          <w:rFonts w:ascii="Times New Roman" w:eastAsia="Calibri" w:hAnsi="Times New Roman" w:cs="Times New Roman"/>
          <w:rPrChange w:id="262" w:author="Nicole" w:date="2018-08-14T12:43:00Z">
            <w:rPr>
              <w:rFonts w:ascii="Times New Roman" w:eastAsia="Calibri" w:hAnsi="Times New Roman" w:cs="Times New Roman"/>
            </w:rPr>
          </w:rPrChange>
        </w:rPr>
        <w:t xml:space="preserve">space and </w:t>
      </w:r>
      <w:r w:rsidR="00906B2D" w:rsidRPr="00F275FA">
        <w:rPr>
          <w:rFonts w:ascii="Times New Roman" w:eastAsia="Calibri" w:hAnsi="Times New Roman" w:cs="Times New Roman"/>
          <w:rPrChange w:id="263" w:author="Nicole" w:date="2018-08-14T12:43:00Z">
            <w:rPr>
              <w:rFonts w:ascii="Times New Roman" w:eastAsia="Calibri" w:hAnsi="Times New Roman" w:cs="Times New Roman"/>
            </w:rPr>
          </w:rPrChange>
        </w:rPr>
        <w:t>time</w:t>
      </w:r>
      <w:r w:rsidR="003B6B73" w:rsidRPr="00F275FA">
        <w:rPr>
          <w:rFonts w:ascii="Times New Roman" w:eastAsia="Calibri" w:hAnsi="Times New Roman" w:cs="Times New Roman"/>
          <w:rPrChange w:id="264" w:author="Nicole" w:date="2018-08-14T12:43:00Z">
            <w:rPr>
              <w:rFonts w:ascii="Times New Roman" w:eastAsia="Calibri" w:hAnsi="Times New Roman" w:cs="Times New Roman"/>
            </w:rPr>
          </w:rPrChange>
        </w:rPr>
        <w:t>.</w:t>
      </w:r>
      <w:r w:rsidR="00906B2D" w:rsidRPr="00F275FA">
        <w:rPr>
          <w:rFonts w:ascii="Times New Roman" w:eastAsia="Calibri" w:hAnsi="Times New Roman" w:cs="Times New Roman"/>
          <w:rPrChange w:id="265" w:author="Nicole" w:date="2018-08-14T12:43:00Z">
            <w:rPr>
              <w:rFonts w:ascii="Times New Roman" w:eastAsia="Calibri" w:hAnsi="Times New Roman" w:cs="Times New Roman"/>
            </w:rPr>
          </w:rPrChange>
        </w:rPr>
        <w:t xml:space="preserve"> </w:t>
      </w:r>
      <w:r w:rsidR="007A2FDE" w:rsidRPr="00F275FA">
        <w:rPr>
          <w:rFonts w:ascii="Times New Roman" w:eastAsia="Calibri" w:hAnsi="Times New Roman" w:cs="Times New Roman"/>
          <w:rPrChange w:id="266" w:author="Nicole" w:date="2018-08-14T12:43:00Z">
            <w:rPr>
              <w:rFonts w:ascii="Times New Roman" w:eastAsia="Calibri" w:hAnsi="Times New Roman" w:cs="Times New Roman"/>
            </w:rPr>
          </w:rPrChange>
        </w:rPr>
        <w:t xml:space="preserve">I will test the hypothesis that, of reef fishes, corals, and sponges, reef fishes will act as the most effective surrogate for the others. I also hypothesize that surrogate performance will be consistent over successive years of monitoring. Finally, I hypothesize that using RTU’s to identify surrogates will be consistent with using functional groups and that this relationship will hold for successive years of </w:t>
      </w:r>
      <w:commentRangeStart w:id="267"/>
      <w:r w:rsidR="007A2FDE" w:rsidRPr="00F275FA">
        <w:rPr>
          <w:rFonts w:ascii="Times New Roman" w:eastAsia="Calibri" w:hAnsi="Times New Roman" w:cs="Times New Roman"/>
          <w:rPrChange w:id="268" w:author="Nicole" w:date="2018-08-14T12:43:00Z">
            <w:rPr>
              <w:rFonts w:ascii="Times New Roman" w:eastAsia="Calibri" w:hAnsi="Times New Roman" w:cs="Times New Roman"/>
            </w:rPr>
          </w:rPrChange>
        </w:rPr>
        <w:t>monitoring.</w:t>
      </w:r>
      <w:commentRangeEnd w:id="267"/>
      <w:r w:rsidR="00CC54A8">
        <w:rPr>
          <w:rStyle w:val="CommentReference"/>
        </w:rPr>
        <w:commentReference w:id="267"/>
      </w:r>
    </w:p>
    <w:p w14:paraId="43750421" w14:textId="77777777" w:rsidR="000560AF" w:rsidRPr="006837B3" w:rsidRDefault="000560AF" w:rsidP="00CC32D0">
      <w:pPr>
        <w:widowControl w:val="0"/>
        <w:tabs>
          <w:tab w:val="left" w:pos="220"/>
          <w:tab w:val="left" w:pos="720"/>
        </w:tabs>
        <w:autoSpaceDE w:val="0"/>
        <w:autoSpaceDN w:val="0"/>
        <w:adjustRightInd w:val="0"/>
        <w:spacing w:line="480" w:lineRule="auto"/>
        <w:outlineLvl w:val="0"/>
        <w:rPr>
          <w:rFonts w:ascii="Times New Roman" w:hAnsi="Times New Roman" w:cs="Times New Roman"/>
        </w:rPr>
      </w:pPr>
      <w:r w:rsidRPr="006837B3">
        <w:rPr>
          <w:rFonts w:ascii="Times New Roman" w:hAnsi="Times New Roman" w:cs="Times New Roman"/>
          <w:b/>
        </w:rPr>
        <w:t>Methodology or Procedures</w:t>
      </w:r>
    </w:p>
    <w:p w14:paraId="7B2C3BEE" w14:textId="5EEEB030" w:rsidR="000560AF" w:rsidDel="006837B3" w:rsidRDefault="009F1381" w:rsidP="009F6551">
      <w:pPr>
        <w:spacing w:line="480" w:lineRule="auto"/>
        <w:ind w:firstLine="720"/>
        <w:outlineLvl w:val="0"/>
        <w:rPr>
          <w:del w:id="269" w:author="Graham Forrester" w:date="2018-08-10T13:06:00Z"/>
          <w:rFonts w:ascii="Times New Roman" w:eastAsia="Calibri" w:hAnsi="Times New Roman" w:cs="Times New Roman"/>
        </w:rPr>
      </w:pPr>
      <w:r w:rsidRPr="00CC54A8">
        <w:rPr>
          <w:rFonts w:ascii="Times New Roman" w:eastAsia="Calibri" w:hAnsi="Times New Roman" w:cs="Times New Roman"/>
          <w:i/>
        </w:rPr>
        <w:t>Field study design</w:t>
      </w:r>
    </w:p>
    <w:p w14:paraId="25CD2CBF" w14:textId="77777777" w:rsidR="006837B3" w:rsidRPr="006837B3" w:rsidRDefault="006837B3" w:rsidP="00CC54A8">
      <w:pPr>
        <w:spacing w:line="480" w:lineRule="auto"/>
        <w:outlineLvl w:val="0"/>
        <w:rPr>
          <w:ins w:id="270" w:author="Nicole" w:date="2018-08-14T14:26:00Z"/>
          <w:rFonts w:ascii="Times New Roman" w:eastAsia="Calibri" w:hAnsi="Times New Roman" w:cs="Times New Roman"/>
          <w:rPrChange w:id="271" w:author="Nicole" w:date="2018-08-14T14:26:00Z">
            <w:rPr>
              <w:ins w:id="272" w:author="Nicole" w:date="2018-08-14T14:26:00Z"/>
              <w:rFonts w:ascii="Times New Roman" w:eastAsia="Calibri" w:hAnsi="Times New Roman" w:cs="Times New Roman"/>
              <w:i/>
            </w:rPr>
          </w:rPrChange>
        </w:rPr>
      </w:pPr>
    </w:p>
    <w:p w14:paraId="762F15CF" w14:textId="28881424" w:rsidR="00D60BE6" w:rsidRPr="009F6551" w:rsidRDefault="00CC54A8" w:rsidP="009F6551">
      <w:pPr>
        <w:spacing w:line="480" w:lineRule="auto"/>
        <w:ind w:firstLine="720"/>
        <w:outlineLvl w:val="0"/>
        <w:rPr>
          <w:rFonts w:ascii="Times New Roman" w:eastAsia="Calibri" w:hAnsi="Times New Roman" w:cs="Times New Roman"/>
        </w:rPr>
      </w:pPr>
      <w:ins w:id="273" w:author="Nicole" w:date="2018-08-14T13:40:00Z">
        <w:r>
          <w:rPr>
            <w:rFonts w:ascii="Times New Roman" w:eastAsia="Calibri" w:hAnsi="Times New Roman" w:cs="Times New Roman"/>
          </w:rPr>
          <w:t>There were eight sites around Guan</w:t>
        </w:r>
      </w:ins>
      <w:ins w:id="274" w:author="Nicole" w:date="2018-08-14T13:41:00Z">
        <w:r>
          <w:rPr>
            <w:rFonts w:ascii="Times New Roman" w:eastAsia="Calibri" w:hAnsi="Times New Roman" w:cs="Times New Roman"/>
          </w:rPr>
          <w:t>a</w:t>
        </w:r>
      </w:ins>
      <w:ins w:id="275" w:author="Nicole" w:date="2018-08-14T13:40:00Z">
        <w:r>
          <w:rPr>
            <w:rFonts w:ascii="Times New Roman" w:eastAsia="Calibri" w:hAnsi="Times New Roman" w:cs="Times New Roman"/>
          </w:rPr>
          <w:t xml:space="preserve"> Island in the </w:t>
        </w:r>
      </w:ins>
      <w:r w:rsidR="00D60BE6" w:rsidRPr="00F275FA">
        <w:rPr>
          <w:rFonts w:ascii="Times New Roman" w:eastAsia="Calibri" w:hAnsi="Times New Roman" w:cs="Times New Roman"/>
          <w:rPrChange w:id="276" w:author="Nicole" w:date="2018-08-14T12:43:00Z">
            <w:rPr/>
          </w:rPrChange>
        </w:rPr>
        <w:t>British Virgin Islands (Fig. 1).</w:t>
      </w:r>
      <w:del w:id="277" w:author="Nicole" w:date="2018-08-14T11:12:00Z">
        <w:r w:rsidR="00D60BE6" w:rsidRPr="00F275FA" w:rsidDel="0018077E">
          <w:rPr>
            <w:rFonts w:ascii="Times New Roman" w:eastAsia="Calibri" w:hAnsi="Times New Roman" w:cs="Times New Roman"/>
            <w:rPrChange w:id="278" w:author="Nicole" w:date="2018-08-14T12:43:00Z">
              <w:rPr/>
            </w:rPrChange>
          </w:rPr>
          <w:delText xml:space="preserve"> </w:delText>
        </w:r>
      </w:del>
      <w:r w:rsidR="00D60BE6" w:rsidRPr="00F275FA">
        <w:rPr>
          <w:rFonts w:ascii="Times New Roman" w:eastAsia="Calibri" w:hAnsi="Times New Roman" w:cs="Times New Roman"/>
          <w:rPrChange w:id="279" w:author="Nicole" w:date="2018-08-14T12:43:00Z">
            <w:rPr/>
          </w:rPrChange>
        </w:rPr>
        <w:t xml:space="preserve"> All sites were similar in covering </w:t>
      </w:r>
      <w:r w:rsidR="000454EC" w:rsidRPr="009F6551">
        <w:rPr>
          <w:rFonts w:ascii="Times New Roman" w:eastAsia="Calibri" w:hAnsi="Times New Roman" w:cs="Times New Roman"/>
        </w:rPr>
        <w:t>0.6-1.0</w:t>
      </w:r>
      <w:r w:rsidR="00D60BE6" w:rsidRPr="00F275FA">
        <w:rPr>
          <w:rFonts w:ascii="Times New Roman" w:eastAsia="Calibri" w:hAnsi="Times New Roman" w:cs="Times New Roman"/>
          <w:rPrChange w:id="280" w:author="Nicole" w:date="2018-08-14T12:43:00Z">
            <w:rPr/>
          </w:rPrChange>
        </w:rPr>
        <w:t xml:space="preserve"> hectares of fringing reef adjacent to the island at a depth of 8-</w:t>
      </w:r>
      <w:r w:rsidR="005B1018" w:rsidRPr="009F6551">
        <w:rPr>
          <w:rFonts w:ascii="Times New Roman" w:eastAsia="Calibri" w:hAnsi="Times New Roman" w:cs="Times New Roman"/>
        </w:rPr>
        <w:t>10</w:t>
      </w:r>
      <w:r w:rsidR="00D60BE6" w:rsidRPr="00F275FA">
        <w:rPr>
          <w:rFonts w:ascii="Times New Roman" w:eastAsia="Calibri" w:hAnsi="Times New Roman" w:cs="Times New Roman"/>
          <w:rPrChange w:id="281" w:author="Nicole" w:date="2018-08-14T12:43:00Z">
            <w:rPr/>
          </w:rPrChange>
        </w:rPr>
        <w:t xml:space="preserve"> m.</w:t>
      </w:r>
      <w:del w:id="282" w:author="Nicole" w:date="2018-08-14T11:12:00Z">
        <w:r w:rsidR="00D60BE6" w:rsidRPr="00F275FA" w:rsidDel="0018077E">
          <w:rPr>
            <w:rFonts w:ascii="Times New Roman" w:eastAsia="Calibri" w:hAnsi="Times New Roman" w:cs="Times New Roman"/>
            <w:rPrChange w:id="283" w:author="Nicole" w:date="2018-08-14T12:43:00Z">
              <w:rPr/>
            </w:rPrChange>
          </w:rPr>
          <w:delText xml:space="preserve"> </w:delText>
        </w:r>
      </w:del>
      <w:r w:rsidR="00D60BE6" w:rsidRPr="00F275FA">
        <w:rPr>
          <w:rFonts w:ascii="Times New Roman" w:eastAsia="Calibri" w:hAnsi="Times New Roman" w:cs="Times New Roman"/>
          <w:rPrChange w:id="284" w:author="Nicole" w:date="2018-08-14T12:43:00Z">
            <w:rPr/>
          </w:rPrChange>
        </w:rPr>
        <w:t xml:space="preserve"> Sites varied in exposure to prevailing weather; sites on the windward north side of the island are more exposed than those on the southern leeward side.</w:t>
      </w:r>
      <w:del w:id="285" w:author="Nicole" w:date="2018-08-14T11:13:00Z">
        <w:r w:rsidR="00D60BE6" w:rsidRPr="00F275FA" w:rsidDel="0018077E">
          <w:rPr>
            <w:rFonts w:ascii="Times New Roman" w:eastAsia="Calibri" w:hAnsi="Times New Roman" w:cs="Times New Roman"/>
            <w:rPrChange w:id="286" w:author="Nicole" w:date="2018-08-14T12:43:00Z">
              <w:rPr/>
            </w:rPrChange>
          </w:rPr>
          <w:delText xml:space="preserve"> </w:delText>
        </w:r>
      </w:del>
      <w:r w:rsidR="00D60BE6" w:rsidRPr="00F275FA">
        <w:rPr>
          <w:rFonts w:ascii="Times New Roman" w:eastAsia="Calibri" w:hAnsi="Times New Roman" w:cs="Times New Roman"/>
          <w:rPrChange w:id="287" w:author="Nicole" w:date="2018-08-14T12:43:00Z">
            <w:rPr/>
          </w:rPrChange>
        </w:rPr>
        <w:t xml:space="preserve"> </w:t>
      </w:r>
      <w:commentRangeStart w:id="288"/>
      <w:r w:rsidR="00D60BE6" w:rsidRPr="00F275FA">
        <w:rPr>
          <w:rFonts w:ascii="Times New Roman" w:eastAsia="Calibri" w:hAnsi="Times New Roman" w:cs="Times New Roman"/>
          <w:rPrChange w:id="289" w:author="Nicole" w:date="2018-08-14T12:43:00Z">
            <w:rPr/>
          </w:rPrChange>
        </w:rPr>
        <w:t>Each site was surveyed annually from 1992-201</w:t>
      </w:r>
      <w:r w:rsidR="00D60BE6" w:rsidRPr="009F6551">
        <w:rPr>
          <w:rFonts w:ascii="Times New Roman" w:eastAsia="Calibri" w:hAnsi="Times New Roman" w:cs="Times New Roman"/>
        </w:rPr>
        <w:t>7</w:t>
      </w:r>
      <w:r w:rsidR="001C59C7" w:rsidRPr="006837B3">
        <w:rPr>
          <w:rFonts w:ascii="Times New Roman" w:eastAsia="Calibri" w:hAnsi="Times New Roman" w:cs="Times New Roman"/>
        </w:rPr>
        <w:t xml:space="preserve">, except that </w:t>
      </w:r>
      <w:r w:rsidR="001C59C7" w:rsidRPr="006837B3">
        <w:rPr>
          <w:rFonts w:ascii="Times New Roman" w:eastAsia="Calibri" w:hAnsi="Times New Roman" w:cs="Times New Roman"/>
          <w:color w:val="000000"/>
        </w:rPr>
        <w:t>sponges were not counted in 1993 at Crab Cove or in 2014 at Pelican Ghut</w:t>
      </w:r>
      <w:commentRangeEnd w:id="288"/>
      <w:r>
        <w:rPr>
          <w:rStyle w:val="CommentReference"/>
        </w:rPr>
        <w:commentReference w:id="288"/>
      </w:r>
      <w:r w:rsidR="00D60BE6" w:rsidRPr="00F275FA">
        <w:rPr>
          <w:rFonts w:ascii="Times New Roman" w:eastAsia="Calibri" w:hAnsi="Times New Roman" w:cs="Times New Roman"/>
          <w:rPrChange w:id="290" w:author="Nicole" w:date="2018-08-14T12:43:00Z">
            <w:rPr/>
          </w:rPrChange>
        </w:rPr>
        <w:t>.</w:t>
      </w:r>
      <w:r w:rsidR="004560C3" w:rsidRPr="009F6551">
        <w:rPr>
          <w:rFonts w:ascii="Times New Roman" w:eastAsia="Calibri" w:hAnsi="Times New Roman" w:cs="Times New Roman"/>
        </w:rPr>
        <w:t xml:space="preserve"> </w:t>
      </w:r>
      <w:r w:rsidR="00D60BE6" w:rsidRPr="00F275FA">
        <w:rPr>
          <w:rFonts w:ascii="Times New Roman" w:eastAsia="Calibri" w:hAnsi="Times New Roman" w:cs="Times New Roman"/>
          <w:rPrChange w:id="291" w:author="Nicole" w:date="2018-08-14T12:43:00Z">
            <w:rPr/>
          </w:rPrChange>
        </w:rPr>
        <w:t xml:space="preserve">All surveys were done between June and August. </w:t>
      </w:r>
      <w:del w:id="292" w:author="Nicole" w:date="2018-08-14T11:16:00Z">
        <w:r w:rsidR="00D60BE6" w:rsidRPr="00F275FA" w:rsidDel="0018077E">
          <w:rPr>
            <w:rFonts w:ascii="Times New Roman" w:eastAsia="Calibri" w:hAnsi="Times New Roman" w:cs="Times New Roman"/>
            <w:rPrChange w:id="293" w:author="Nicole" w:date="2018-08-14T12:43:00Z">
              <w:rPr/>
            </w:rPrChange>
          </w:rPr>
          <w:delText xml:space="preserve"> </w:delText>
        </w:r>
      </w:del>
      <w:r w:rsidR="00D60BE6" w:rsidRPr="00F275FA">
        <w:rPr>
          <w:rFonts w:ascii="Times New Roman" w:eastAsia="Calibri" w:hAnsi="Times New Roman" w:cs="Times New Roman"/>
          <w:rPrChange w:id="294" w:author="Nicole" w:date="2018-08-14T12:43:00Z">
            <w:rPr/>
          </w:rPrChange>
        </w:rPr>
        <w:t xml:space="preserve">Each year, fish densities, coral cover, and </w:t>
      </w:r>
      <w:r w:rsidR="00D60BE6" w:rsidRPr="009F6551">
        <w:rPr>
          <w:rFonts w:ascii="Times New Roman" w:eastAsia="Calibri" w:hAnsi="Times New Roman" w:cs="Times New Roman"/>
        </w:rPr>
        <w:t>sponge abundance</w:t>
      </w:r>
      <w:r w:rsidR="00D60BE6" w:rsidRPr="00F275FA">
        <w:rPr>
          <w:rFonts w:ascii="Times New Roman" w:eastAsia="Calibri" w:hAnsi="Times New Roman" w:cs="Times New Roman"/>
          <w:rPrChange w:id="295" w:author="Nicole" w:date="2018-08-14T12:43:00Z">
            <w:rPr/>
          </w:rPrChange>
        </w:rPr>
        <w:t xml:space="preserve"> relief were measured using </w:t>
      </w:r>
      <w:r w:rsidR="00D60BE6" w:rsidRPr="009F6551">
        <w:rPr>
          <w:rFonts w:ascii="Times New Roman" w:eastAsia="Calibri" w:hAnsi="Times New Roman" w:cs="Times New Roman"/>
        </w:rPr>
        <w:t>3</w:t>
      </w:r>
      <w:r w:rsidR="00D60BE6" w:rsidRPr="00F275FA">
        <w:rPr>
          <w:rFonts w:ascii="Times New Roman" w:eastAsia="Calibri" w:hAnsi="Times New Roman" w:cs="Times New Roman"/>
          <w:rPrChange w:id="296" w:author="Nicole" w:date="2018-08-14T12:43:00Z">
            <w:rPr/>
          </w:rPrChange>
        </w:rPr>
        <w:t xml:space="preserve">-12 transects (mean = 4.3) per site. </w:t>
      </w:r>
      <w:del w:id="297" w:author="Nicole" w:date="2018-08-14T12:00:00Z">
        <w:r w:rsidR="00D60BE6" w:rsidRPr="00F275FA" w:rsidDel="001E31C1">
          <w:rPr>
            <w:rFonts w:ascii="Times New Roman" w:eastAsia="Calibri" w:hAnsi="Times New Roman" w:cs="Times New Roman"/>
            <w:rPrChange w:id="298" w:author="Nicole" w:date="2018-08-14T12:43:00Z">
              <w:rPr/>
            </w:rPrChange>
          </w:rPr>
          <w:delText xml:space="preserve"> </w:delText>
        </w:r>
      </w:del>
      <w:r w:rsidR="00D60BE6" w:rsidRPr="00F275FA">
        <w:rPr>
          <w:rFonts w:ascii="Times New Roman" w:eastAsia="Calibri" w:hAnsi="Times New Roman" w:cs="Times New Roman"/>
          <w:rPrChange w:id="299" w:author="Nicole" w:date="2018-08-14T12:43:00Z">
            <w:rPr/>
          </w:rPrChange>
        </w:rPr>
        <w:t xml:space="preserve">Transects were 30 m long, and placed at </w:t>
      </w:r>
      <w:commentRangeStart w:id="300"/>
      <w:del w:id="301" w:author="Nicole" w:date="2018-08-14T12:02:00Z">
        <w:r w:rsidR="00D60BE6" w:rsidRPr="00F275FA" w:rsidDel="001E31C1">
          <w:rPr>
            <w:rFonts w:ascii="Times New Roman" w:eastAsia="Calibri" w:hAnsi="Times New Roman" w:cs="Times New Roman"/>
            <w:rPrChange w:id="302" w:author="Nicole" w:date="2018-08-14T12:43:00Z">
              <w:rPr/>
            </w:rPrChange>
          </w:rPr>
          <w:delText xml:space="preserve">haphazardly </w:delText>
        </w:r>
        <w:commentRangeEnd w:id="300"/>
        <w:r w:rsidR="00F918E6" w:rsidRPr="00F275FA" w:rsidDel="001E31C1">
          <w:rPr>
            <w:rStyle w:val="CommentReference"/>
            <w:rFonts w:ascii="Times New Roman" w:hAnsi="Times New Roman" w:cs="Times New Roman"/>
            <w:sz w:val="24"/>
            <w:szCs w:val="24"/>
            <w:rPrChange w:id="303" w:author="Nicole" w:date="2018-08-14T12:43:00Z">
              <w:rPr>
                <w:rStyle w:val="CommentReference"/>
              </w:rPr>
            </w:rPrChange>
          </w:rPr>
          <w:commentReference w:id="300"/>
        </w:r>
      </w:del>
      <w:r w:rsidR="00D60BE6" w:rsidRPr="00F275FA">
        <w:rPr>
          <w:rFonts w:ascii="Times New Roman" w:eastAsia="Calibri" w:hAnsi="Times New Roman" w:cs="Times New Roman"/>
          <w:rPrChange w:id="304" w:author="Nicole" w:date="2018-08-14T12:43:00Z">
            <w:rPr/>
          </w:rPrChange>
        </w:rPr>
        <w:t>selected locations within each site</w:t>
      </w:r>
      <w:ins w:id="305" w:author="Nicole" w:date="2018-08-14T12:02:00Z">
        <w:r w:rsidR="001E31C1" w:rsidRPr="009F6551">
          <w:rPr>
            <w:rFonts w:ascii="Times New Roman" w:eastAsia="Calibri" w:hAnsi="Times New Roman" w:cs="Times New Roman"/>
          </w:rPr>
          <w:t xml:space="preserve"> using a haphazard sampling approach</w:t>
        </w:r>
      </w:ins>
      <w:r w:rsidR="00D60BE6" w:rsidRPr="00F275FA">
        <w:rPr>
          <w:rFonts w:ascii="Times New Roman" w:eastAsia="Calibri" w:hAnsi="Times New Roman" w:cs="Times New Roman"/>
          <w:rPrChange w:id="306" w:author="Nicole" w:date="2018-08-14T12:43:00Z">
            <w:rPr/>
          </w:rPrChange>
        </w:rPr>
        <w:t xml:space="preserve">.  </w:t>
      </w:r>
    </w:p>
    <w:p w14:paraId="0EE85D02" w14:textId="0CB4C789" w:rsidR="009F1381" w:rsidRPr="00F275FA" w:rsidRDefault="009F1381">
      <w:pPr>
        <w:spacing w:line="480" w:lineRule="auto"/>
        <w:rPr>
          <w:rFonts w:ascii="Times New Roman" w:hAnsi="Times New Roman" w:cs="Times New Roman"/>
          <w:i/>
          <w:rPrChange w:id="307" w:author="Nicole" w:date="2018-08-14T12:43:00Z">
            <w:rPr>
              <w:rFonts w:ascii="Times New Roman" w:hAnsi="Times New Roman" w:cs="Times New Roman"/>
            </w:rPr>
          </w:rPrChange>
        </w:rPr>
        <w:pPrChange w:id="308" w:author="Nicole" w:date="2018-08-14T10:15:00Z">
          <w:pPr>
            <w:spacing w:line="720" w:lineRule="auto"/>
            <w:ind w:firstLine="720"/>
          </w:pPr>
        </w:pPrChange>
      </w:pPr>
      <w:r w:rsidRPr="00F275FA">
        <w:rPr>
          <w:rFonts w:ascii="Times New Roman" w:hAnsi="Times New Roman" w:cs="Times New Roman"/>
          <w:i/>
          <w:rPrChange w:id="309" w:author="Nicole" w:date="2018-08-14T12:43:00Z">
            <w:rPr>
              <w:rFonts w:ascii="Times New Roman" w:hAnsi="Times New Roman" w:cs="Times New Roman"/>
            </w:rPr>
          </w:rPrChange>
        </w:rPr>
        <w:t>Census methods</w:t>
      </w:r>
    </w:p>
    <w:p w14:paraId="0E8A9CB7" w14:textId="4A674E01" w:rsidR="00D57408" w:rsidRPr="00F275FA" w:rsidRDefault="000454EC">
      <w:pPr>
        <w:spacing w:line="480" w:lineRule="auto"/>
        <w:ind w:firstLine="720"/>
        <w:rPr>
          <w:rFonts w:ascii="Times New Roman" w:hAnsi="Times New Roman" w:cs="Times New Roman"/>
          <w:rPrChange w:id="310" w:author="Nicole" w:date="2018-08-14T12:43:00Z">
            <w:rPr>
              <w:rFonts w:ascii="Times New Roman" w:eastAsia="Calibri" w:hAnsi="Times New Roman" w:cs="Times New Roman"/>
              <w:color w:val="000000"/>
            </w:rPr>
          </w:rPrChange>
        </w:rPr>
        <w:pPrChange w:id="311" w:author="Nicole" w:date="2018-08-14T10:15:00Z">
          <w:pPr>
            <w:spacing w:line="720" w:lineRule="auto"/>
            <w:ind w:firstLine="720"/>
          </w:pPr>
        </w:pPrChange>
      </w:pPr>
      <w:r w:rsidRPr="00F275FA">
        <w:rPr>
          <w:rFonts w:ascii="Times New Roman" w:hAnsi="Times New Roman" w:cs="Times New Roman"/>
          <w:rPrChange w:id="312" w:author="Nicole" w:date="2018-08-14T12:43:00Z">
            <w:rPr>
              <w:rFonts w:ascii="Times New Roman" w:eastAsia="Calibri" w:hAnsi="Times New Roman" w:cs="Times New Roman"/>
            </w:rPr>
          </w:rPrChange>
        </w:rPr>
        <w:t>Corals</w:t>
      </w:r>
      <w:ins w:id="313" w:author="Nicole" w:date="2018-08-14T11:21:00Z">
        <w:r w:rsidR="0018077E" w:rsidRPr="00F275FA">
          <w:rPr>
            <w:rFonts w:ascii="Times New Roman" w:hAnsi="Times New Roman" w:cs="Times New Roman"/>
            <w:rPrChange w:id="314" w:author="Nicole" w:date="2018-08-14T12:43:00Z">
              <w:rPr>
                <w:rFonts w:ascii="Times New Roman" w:hAnsi="Times New Roman" w:cs="Times New Roman"/>
              </w:rPr>
            </w:rPrChange>
          </w:rPr>
          <w:t>,</w:t>
        </w:r>
      </w:ins>
      <w:r w:rsidRPr="00F275FA">
        <w:rPr>
          <w:rFonts w:ascii="Times New Roman" w:hAnsi="Times New Roman" w:cs="Times New Roman"/>
          <w:rPrChange w:id="315" w:author="Nicole" w:date="2018-08-14T12:43:00Z">
            <w:rPr>
              <w:rFonts w:ascii="Times New Roman" w:eastAsia="Calibri" w:hAnsi="Times New Roman" w:cs="Times New Roman"/>
            </w:rPr>
          </w:rPrChange>
        </w:rPr>
        <w:t xml:space="preserve"> sponges</w:t>
      </w:r>
      <w:ins w:id="316" w:author="Nicole" w:date="2018-08-14T11:22:00Z">
        <w:r w:rsidR="0018077E" w:rsidRPr="00F275FA">
          <w:rPr>
            <w:rFonts w:ascii="Times New Roman" w:hAnsi="Times New Roman" w:cs="Times New Roman"/>
            <w:rPrChange w:id="317" w:author="Nicole" w:date="2018-08-14T12:43:00Z">
              <w:rPr>
                <w:rFonts w:ascii="Times New Roman" w:hAnsi="Times New Roman" w:cs="Times New Roman"/>
              </w:rPr>
            </w:rPrChange>
          </w:rPr>
          <w:t>,</w:t>
        </w:r>
      </w:ins>
      <w:r w:rsidRPr="00F275FA">
        <w:rPr>
          <w:rFonts w:ascii="Times New Roman" w:hAnsi="Times New Roman" w:cs="Times New Roman"/>
          <w:rPrChange w:id="318" w:author="Nicole" w:date="2018-08-14T12:43:00Z">
            <w:rPr>
              <w:rFonts w:ascii="Times New Roman" w:eastAsia="Calibri" w:hAnsi="Times New Roman" w:cs="Times New Roman"/>
            </w:rPr>
          </w:rPrChange>
        </w:rPr>
        <w:t xml:space="preserve"> and fish were </w:t>
      </w:r>
      <w:del w:id="319" w:author="Nicole" w:date="2018-08-14T12:05:00Z">
        <w:r w:rsidRPr="00F275FA" w:rsidDel="001E31C1">
          <w:rPr>
            <w:rFonts w:ascii="Times New Roman" w:hAnsi="Times New Roman" w:cs="Times New Roman"/>
            <w:rPrChange w:id="320" w:author="Nicole" w:date="2018-08-14T12:43:00Z">
              <w:rPr>
                <w:rFonts w:ascii="Times New Roman" w:eastAsia="Calibri" w:hAnsi="Times New Roman" w:cs="Times New Roman"/>
              </w:rPr>
            </w:rPrChange>
          </w:rPr>
          <w:delText xml:space="preserve">censused </w:delText>
        </w:r>
      </w:del>
      <w:ins w:id="321" w:author="Nicole" w:date="2018-08-14T12:05:00Z">
        <w:r w:rsidR="001E31C1" w:rsidRPr="00F275FA">
          <w:rPr>
            <w:rFonts w:ascii="Times New Roman" w:hAnsi="Times New Roman" w:cs="Times New Roman"/>
            <w:rPrChange w:id="322" w:author="Nicole" w:date="2018-08-14T12:43:00Z">
              <w:rPr>
                <w:rFonts w:ascii="Times New Roman" w:hAnsi="Times New Roman" w:cs="Times New Roman"/>
              </w:rPr>
            </w:rPrChange>
          </w:rPr>
          <w:t xml:space="preserve">sampled </w:t>
        </w:r>
      </w:ins>
      <w:r w:rsidRPr="00F275FA">
        <w:rPr>
          <w:rFonts w:ascii="Times New Roman" w:hAnsi="Times New Roman" w:cs="Times New Roman"/>
          <w:rPrChange w:id="323" w:author="Nicole" w:date="2018-08-14T12:43:00Z">
            <w:rPr>
              <w:rFonts w:ascii="Times New Roman" w:eastAsia="Calibri" w:hAnsi="Times New Roman" w:cs="Times New Roman"/>
            </w:rPr>
          </w:rPrChange>
        </w:rPr>
        <w:t xml:space="preserve">using well-established methods. </w:t>
      </w:r>
      <w:r w:rsidR="00D57408" w:rsidRPr="00F275FA">
        <w:rPr>
          <w:rFonts w:ascii="Times New Roman" w:hAnsi="Times New Roman" w:cs="Times New Roman"/>
          <w:rPrChange w:id="324" w:author="Nicole" w:date="2018-08-14T12:43:00Z">
            <w:rPr>
              <w:rFonts w:ascii="Times New Roman" w:eastAsia="Calibri" w:hAnsi="Times New Roman" w:cs="Times New Roman"/>
            </w:rPr>
          </w:rPrChange>
        </w:rPr>
        <w:t xml:space="preserve">For corals, </w:t>
      </w:r>
      <w:r w:rsidR="00605415" w:rsidRPr="00F275FA">
        <w:rPr>
          <w:rFonts w:ascii="Times New Roman" w:hAnsi="Times New Roman" w:cs="Times New Roman"/>
          <w:rPrChange w:id="325" w:author="Nicole" w:date="2018-08-14T12:43:00Z">
            <w:rPr>
              <w:rFonts w:ascii="Times New Roman" w:eastAsia="Calibri" w:hAnsi="Times New Roman" w:cs="Times New Roman"/>
            </w:rPr>
          </w:rPrChange>
        </w:rPr>
        <w:t>divers</w:t>
      </w:r>
      <w:r w:rsidR="000560AF" w:rsidRPr="00F275FA">
        <w:rPr>
          <w:rFonts w:ascii="Times New Roman" w:hAnsi="Times New Roman" w:cs="Times New Roman"/>
          <w:rPrChange w:id="326" w:author="Nicole" w:date="2018-08-14T12:43:00Z">
            <w:rPr>
              <w:rFonts w:ascii="Times New Roman" w:eastAsia="Calibri" w:hAnsi="Times New Roman" w:cs="Times New Roman"/>
            </w:rPr>
          </w:rPrChange>
        </w:rPr>
        <w:t xml:space="preserve"> recorded percent cover for 27 recognizable taxonomic units (RTU’s) of </w:t>
      </w:r>
      <w:ins w:id="327" w:author="Nicole" w:date="2018-08-14T11:19:00Z">
        <w:r w:rsidR="0018077E" w:rsidRPr="00F275FA">
          <w:rPr>
            <w:rFonts w:ascii="Times New Roman" w:hAnsi="Times New Roman" w:cs="Times New Roman"/>
            <w:rPrChange w:id="328" w:author="Nicole" w:date="2018-08-14T12:43:00Z">
              <w:rPr>
                <w:rFonts w:ascii="Times New Roman" w:hAnsi="Times New Roman" w:cs="Times New Roman"/>
              </w:rPr>
            </w:rPrChange>
          </w:rPr>
          <w:t xml:space="preserve">hard </w:t>
        </w:r>
      </w:ins>
      <w:r w:rsidR="000560AF" w:rsidRPr="00F275FA">
        <w:rPr>
          <w:rFonts w:ascii="Times New Roman" w:hAnsi="Times New Roman" w:cs="Times New Roman"/>
          <w:rPrChange w:id="329" w:author="Nicole" w:date="2018-08-14T12:43:00Z">
            <w:rPr>
              <w:rFonts w:ascii="Times New Roman" w:eastAsia="Calibri" w:hAnsi="Times New Roman" w:cs="Times New Roman"/>
            </w:rPr>
          </w:rPrChange>
        </w:rPr>
        <w:t>corals</w:t>
      </w:r>
      <w:r w:rsidR="00605415" w:rsidRPr="00F275FA">
        <w:rPr>
          <w:rFonts w:ascii="Times New Roman" w:hAnsi="Times New Roman" w:cs="Times New Roman"/>
          <w:rPrChange w:id="330" w:author="Nicole" w:date="2018-08-14T12:43:00Z">
            <w:rPr>
              <w:rFonts w:ascii="Times New Roman" w:eastAsia="Calibri" w:hAnsi="Times New Roman" w:cs="Times New Roman"/>
              <w:color w:val="000000"/>
            </w:rPr>
          </w:rPrChange>
        </w:rPr>
        <w:t xml:space="preserve"> </w:t>
      </w:r>
      <w:r w:rsidR="00605415" w:rsidRPr="00F275FA">
        <w:rPr>
          <w:rFonts w:ascii="Times New Roman" w:hAnsi="Times New Roman" w:cs="Times New Roman"/>
          <w:rPrChange w:id="331" w:author="Nicole" w:date="2018-08-14T12:43:00Z">
            <w:rPr>
              <w:rFonts w:ascii="Times New Roman" w:eastAsia="Calibri" w:hAnsi="Times New Roman" w:cs="Times New Roman"/>
              <w:color w:val="000000"/>
            </w:rPr>
          </w:rPrChange>
        </w:rPr>
        <w:lastRenderedPageBreak/>
        <w:fldChar w:fldCharType="begin" w:fldLock="1"/>
      </w:r>
      <w:r w:rsidR="006F1C0E" w:rsidRPr="00F275FA">
        <w:rPr>
          <w:rFonts w:ascii="Times New Roman" w:hAnsi="Times New Roman" w:cs="Times New Roman"/>
          <w:rPrChange w:id="332" w:author="Nicole" w:date="2018-08-14T12:43:00Z">
            <w:rPr>
              <w:rFonts w:ascii="Times New Roman" w:eastAsia="Calibri" w:hAnsi="Times New Roman" w:cs="Times New Roman"/>
              <w:color w:val="000000"/>
            </w:rPr>
          </w:rPrChange>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605415" w:rsidRPr="00F275FA">
        <w:rPr>
          <w:rFonts w:ascii="Times New Roman" w:hAnsi="Times New Roman" w:cs="Times New Roman"/>
          <w:rPrChange w:id="333" w:author="Nicole" w:date="2018-08-14T12:43:00Z">
            <w:rPr>
              <w:rFonts w:ascii="Times New Roman" w:eastAsia="Calibri" w:hAnsi="Times New Roman" w:cs="Times New Roman"/>
              <w:color w:val="000000"/>
            </w:rPr>
          </w:rPrChange>
        </w:rPr>
        <w:fldChar w:fldCharType="separate"/>
      </w:r>
      <w:r w:rsidR="00605415" w:rsidRPr="00F275FA">
        <w:rPr>
          <w:rFonts w:ascii="Times New Roman" w:hAnsi="Times New Roman" w:cs="Times New Roman"/>
          <w:noProof/>
          <w:rPrChange w:id="334" w:author="Nicole" w:date="2018-08-14T12:43:00Z">
            <w:rPr>
              <w:rFonts w:ascii="Times New Roman" w:eastAsia="Calibri" w:hAnsi="Times New Roman" w:cs="Times New Roman"/>
              <w:noProof/>
              <w:color w:val="000000"/>
            </w:rPr>
          </w:rPrChange>
        </w:rPr>
        <w:t>(Forrester et al., 2015)</w:t>
      </w:r>
      <w:r w:rsidR="00605415" w:rsidRPr="00F275FA">
        <w:rPr>
          <w:rFonts w:ascii="Times New Roman" w:hAnsi="Times New Roman" w:cs="Times New Roman"/>
          <w:rPrChange w:id="335" w:author="Nicole" w:date="2018-08-14T12:43:00Z">
            <w:rPr>
              <w:rFonts w:ascii="Times New Roman" w:eastAsia="Calibri" w:hAnsi="Times New Roman" w:cs="Times New Roman"/>
              <w:color w:val="000000"/>
            </w:rPr>
          </w:rPrChange>
        </w:rPr>
        <w:fldChar w:fldCharType="end"/>
      </w:r>
      <w:r w:rsidR="000560AF" w:rsidRPr="00F275FA">
        <w:rPr>
          <w:rFonts w:ascii="Times New Roman" w:hAnsi="Times New Roman" w:cs="Times New Roman"/>
          <w:rPrChange w:id="336" w:author="Nicole" w:date="2018-08-14T12:43:00Z">
            <w:rPr>
              <w:rFonts w:ascii="Times New Roman" w:eastAsia="Calibri" w:hAnsi="Times New Roman" w:cs="Times New Roman"/>
              <w:color w:val="000000"/>
            </w:rPr>
          </w:rPrChange>
        </w:rPr>
        <w:t xml:space="preserve">. They used </w:t>
      </w:r>
      <w:commentRangeStart w:id="337"/>
      <w:r w:rsidR="000560AF" w:rsidRPr="00F275FA">
        <w:rPr>
          <w:rFonts w:ascii="Times New Roman" w:hAnsi="Times New Roman" w:cs="Times New Roman"/>
          <w:rPrChange w:id="338" w:author="Nicole" w:date="2018-08-14T12:43:00Z">
            <w:rPr>
              <w:rFonts w:ascii="Times New Roman" w:eastAsia="Calibri" w:hAnsi="Times New Roman" w:cs="Times New Roman"/>
              <w:color w:val="000000"/>
            </w:rPr>
          </w:rPrChange>
        </w:rPr>
        <w:t xml:space="preserve">the linear point-intercept </w:t>
      </w:r>
      <w:commentRangeEnd w:id="337"/>
      <w:r w:rsidR="007175A5" w:rsidRPr="00F275FA">
        <w:rPr>
          <w:rStyle w:val="CommentReference"/>
          <w:rFonts w:ascii="Times New Roman" w:hAnsi="Times New Roman" w:cs="Times New Roman"/>
          <w:sz w:val="24"/>
          <w:szCs w:val="24"/>
          <w:rPrChange w:id="339" w:author="Nicole" w:date="2018-08-14T12:43:00Z">
            <w:rPr>
              <w:rStyle w:val="CommentReference"/>
            </w:rPr>
          </w:rPrChange>
        </w:rPr>
        <w:commentReference w:id="337"/>
      </w:r>
      <w:r w:rsidR="000560AF" w:rsidRPr="00F275FA">
        <w:rPr>
          <w:rFonts w:ascii="Times New Roman" w:hAnsi="Times New Roman" w:cs="Times New Roman"/>
          <w:rPrChange w:id="340" w:author="Nicole" w:date="2018-08-14T12:43:00Z">
            <w:rPr>
              <w:rFonts w:ascii="Times New Roman" w:eastAsia="Calibri" w:hAnsi="Times New Roman" w:cs="Times New Roman"/>
              <w:color w:val="000000"/>
            </w:rPr>
          </w:rPrChange>
        </w:rPr>
        <w:t xml:space="preserve">method and recorded the substrate or coral group every 0.25 m </w:t>
      </w:r>
      <w:r w:rsidR="00D57408" w:rsidRPr="00F275FA">
        <w:rPr>
          <w:rFonts w:ascii="Times New Roman" w:hAnsi="Times New Roman" w:cs="Times New Roman"/>
          <w:rPrChange w:id="341" w:author="Nicole" w:date="2018-08-14T12:43:00Z">
            <w:rPr>
              <w:rFonts w:ascii="Times New Roman" w:eastAsia="Calibri" w:hAnsi="Times New Roman" w:cs="Times New Roman"/>
              <w:color w:val="000000"/>
            </w:rPr>
          </w:rPrChange>
        </w:rPr>
        <w:t xml:space="preserve">along the </w:t>
      </w:r>
      <w:r w:rsidR="000560AF" w:rsidRPr="00F275FA">
        <w:rPr>
          <w:rFonts w:ascii="Times New Roman" w:hAnsi="Times New Roman" w:cs="Times New Roman"/>
          <w:rPrChange w:id="342" w:author="Nicole" w:date="2018-08-14T12:43:00Z">
            <w:rPr>
              <w:rFonts w:ascii="Times New Roman" w:eastAsia="Calibri" w:hAnsi="Times New Roman" w:cs="Times New Roman"/>
              <w:color w:val="000000"/>
            </w:rPr>
          </w:rPrChange>
        </w:rPr>
        <w:t>30-m transect</w:t>
      </w:r>
      <w:r w:rsidR="00D57408" w:rsidRPr="00F275FA">
        <w:rPr>
          <w:rFonts w:ascii="Times New Roman" w:hAnsi="Times New Roman" w:cs="Times New Roman"/>
          <w:rPrChange w:id="343" w:author="Nicole" w:date="2018-08-14T12:43:00Z">
            <w:rPr>
              <w:rFonts w:ascii="Times New Roman" w:eastAsia="Calibri" w:hAnsi="Times New Roman" w:cs="Times New Roman"/>
              <w:color w:val="000000"/>
            </w:rPr>
          </w:rPrChange>
        </w:rPr>
        <w:t xml:space="preserve">. </w:t>
      </w:r>
      <w:r w:rsidR="000560AF" w:rsidRPr="00F275FA">
        <w:rPr>
          <w:rFonts w:ascii="Times New Roman" w:hAnsi="Times New Roman" w:cs="Times New Roman"/>
          <w:rPrChange w:id="344" w:author="Nicole" w:date="2018-08-14T12:43:00Z">
            <w:rPr>
              <w:rFonts w:ascii="Times New Roman" w:hAnsi="Times New Roman" w:cs="Times New Roman"/>
              <w:color w:val="000000"/>
            </w:rPr>
          </w:rPrChange>
        </w:rPr>
        <w:t xml:space="preserve">These point observations were converted to surface area estimates of percent cover </w:t>
      </w:r>
      <w:r w:rsidR="000560AF" w:rsidRPr="00F275FA">
        <w:rPr>
          <w:rFonts w:ascii="Times New Roman" w:hAnsi="Times New Roman" w:cs="Times New Roman"/>
          <w:rPrChange w:id="345" w:author="Nicole" w:date="2018-08-14T12:43:00Z">
            <w:rPr>
              <w:rFonts w:ascii="Times New Roman" w:hAnsi="Times New Roman" w:cs="Times New Roman"/>
              <w:color w:val="000000"/>
            </w:rPr>
          </w:rPrChange>
        </w:rPr>
        <w:fldChar w:fldCharType="begin" w:fldLock="1"/>
      </w:r>
      <w:r w:rsidR="00605415" w:rsidRPr="00F275FA">
        <w:rPr>
          <w:rFonts w:ascii="Times New Roman" w:hAnsi="Times New Roman" w:cs="Times New Roman"/>
          <w:rPrChange w:id="346" w:author="Nicole" w:date="2018-08-14T12:43:00Z">
            <w:rPr>
              <w:rFonts w:ascii="Times New Roman" w:hAnsi="Times New Roman" w:cs="Times New Roman"/>
              <w:color w:val="000000"/>
            </w:rPr>
          </w:rPrChange>
        </w:rPr>
        <w:instrText>ADDIN CSL_CITATION {"citationItems":[{"id":"ITEM-1","itemData":{"ISBN":"1424400414","abstract":"A number of commonly used reef census techniques for sessile benthic organisms were evaluated through computer simulations and field studies. The former allowed the sampling of \"known\" reefs of differing spatial heterogeneities while the latter revealed practical limitations in the application of certain methods. This preliminary study indicates that, for the simplified community simulated, the linear point intercept method is the most efficient at yielding species abundance estimates similar to the true reef. The quadrat methods (cover estimate and planar point intercept) took two to four times as long as the linear point intercept method to accurately estimate reef composition. The chain transect method was intermediate in efficiency. Spatial heterogeneity, at the scale of our simulations, did not greatly influence the relative success of the census techniques.","author":[{"dropping-particle":"","family":"Ohlhorst","given":"S. L.","non-dropping-particle":"","parse-names":false,"suffix":""},{"dropping-particle":"","family":"Liddell","given":"W. D.","non-dropping-particle":"","parse-names":false,"suffix":""},{"dropping-particle":"","family":"Taylor","given":"R. J.","non-dropping-particle":"","parse-names":false,"suffix":""},{"dropping-particle":"","family":"Taylor","given":"J. M.","non-dropping-particle":"","parse-names":false,"suffix":""}],"container-title":"Proceedings of the 6th International Coral Reef Symposium, Australia","id":"ITEM-1","issued":{"date-parts":[["1988"]]},"page":"319-324","title":"EVALUATION OF REEF CENSUS TECHNIQUES","type":"article-journal","volume":"2"},"uris":["http://www.mendeley.com/documents/?uuid=cabb6bea-0782-4b51-9088-021d6f8c6d64"]}],"mendeley":{"formattedCitation":"(Ohlhorst, Liddell, Taylor, &amp; Taylor, 1988)","plainTextFormattedCitation":"(Ohlhorst, Liddell, Taylor, &amp; Taylor, 1988)","previouslyFormattedCitation":"(Ohlhorst, Liddell, Taylor, &amp; Taylor, 1988)"},"properties":{"noteIndex":0},"schema":"https://github.com/citation-style-language/schema/raw/master/csl-citation.json"}</w:instrText>
      </w:r>
      <w:r w:rsidR="000560AF" w:rsidRPr="00F275FA">
        <w:rPr>
          <w:rFonts w:ascii="Times New Roman" w:hAnsi="Times New Roman" w:cs="Times New Roman"/>
          <w:rPrChange w:id="347" w:author="Nicole" w:date="2018-08-14T12:43:00Z">
            <w:rPr>
              <w:rFonts w:ascii="Times New Roman" w:hAnsi="Times New Roman" w:cs="Times New Roman"/>
              <w:color w:val="000000"/>
            </w:rPr>
          </w:rPrChange>
        </w:rPr>
        <w:fldChar w:fldCharType="separate"/>
      </w:r>
      <w:r w:rsidR="000560AF" w:rsidRPr="00F275FA">
        <w:rPr>
          <w:rFonts w:ascii="Times New Roman" w:hAnsi="Times New Roman" w:cs="Times New Roman"/>
          <w:noProof/>
          <w:rPrChange w:id="348" w:author="Nicole" w:date="2018-08-14T12:43:00Z">
            <w:rPr>
              <w:rFonts w:ascii="Times New Roman" w:hAnsi="Times New Roman" w:cs="Times New Roman"/>
              <w:noProof/>
              <w:color w:val="000000"/>
            </w:rPr>
          </w:rPrChange>
        </w:rPr>
        <w:t>(Ohlhorst, Liddell, Taylor, &amp; Taylor, 1988)</w:t>
      </w:r>
      <w:r w:rsidR="000560AF" w:rsidRPr="00F275FA">
        <w:rPr>
          <w:rFonts w:ascii="Times New Roman" w:hAnsi="Times New Roman" w:cs="Times New Roman"/>
          <w:rPrChange w:id="349" w:author="Nicole" w:date="2018-08-14T12:43:00Z">
            <w:rPr>
              <w:rFonts w:ascii="Times New Roman" w:hAnsi="Times New Roman" w:cs="Times New Roman"/>
              <w:color w:val="000000"/>
            </w:rPr>
          </w:rPrChange>
        </w:rPr>
        <w:fldChar w:fldCharType="end"/>
      </w:r>
      <w:r w:rsidR="000560AF" w:rsidRPr="00F275FA">
        <w:rPr>
          <w:rFonts w:ascii="Times New Roman" w:hAnsi="Times New Roman" w:cs="Times New Roman"/>
          <w:rPrChange w:id="350" w:author="Nicole" w:date="2018-08-14T12:43:00Z">
            <w:rPr>
              <w:rFonts w:ascii="Times New Roman" w:hAnsi="Times New Roman" w:cs="Times New Roman"/>
              <w:color w:val="000000"/>
            </w:rPr>
          </w:rPrChange>
        </w:rPr>
        <w:t>. At the same sites, they also recorded counts for 58 RTU’s of sponges</w:t>
      </w:r>
      <w:r w:rsidR="00D57408" w:rsidRPr="00F275FA">
        <w:rPr>
          <w:rFonts w:ascii="Times New Roman" w:hAnsi="Times New Roman" w:cs="Times New Roman"/>
          <w:rPrChange w:id="351" w:author="Nicole" w:date="2018-08-14T12:43:00Z">
            <w:rPr>
              <w:rFonts w:ascii="Times New Roman" w:eastAsia="Calibri" w:hAnsi="Times New Roman" w:cs="Times New Roman"/>
            </w:rPr>
          </w:rPrChange>
        </w:rPr>
        <w:t xml:space="preserve"> using a </w:t>
      </w:r>
      <w:r w:rsidR="000560AF" w:rsidRPr="00F275FA">
        <w:rPr>
          <w:rFonts w:ascii="Times New Roman" w:hAnsi="Times New Roman" w:cs="Times New Roman"/>
          <w:rPrChange w:id="352" w:author="Nicole" w:date="2018-08-14T12:43:00Z">
            <w:rPr>
              <w:rFonts w:ascii="Times New Roman" w:eastAsia="Calibri" w:hAnsi="Times New Roman" w:cs="Times New Roman"/>
            </w:rPr>
          </w:rPrChange>
        </w:rPr>
        <w:t xml:space="preserve">line intercept method </w:t>
      </w:r>
      <w:r w:rsidR="000560AF" w:rsidRPr="00F275FA">
        <w:rPr>
          <w:rFonts w:ascii="Times New Roman" w:hAnsi="Times New Roman" w:cs="Times New Roman"/>
          <w:rPrChange w:id="353" w:author="Nicole" w:date="2018-08-14T12:43:00Z">
            <w:rPr>
              <w:rFonts w:ascii="Times New Roman" w:eastAsia="Calibri" w:hAnsi="Times New Roman" w:cs="Times New Roman"/>
              <w:color w:val="000000"/>
            </w:rPr>
          </w:rPrChange>
        </w:rPr>
        <w:fldChar w:fldCharType="begin" w:fldLock="1"/>
      </w:r>
      <w:r w:rsidR="00605415" w:rsidRPr="00F275FA">
        <w:rPr>
          <w:rFonts w:ascii="Times New Roman" w:hAnsi="Times New Roman" w:cs="Times New Roman"/>
          <w:rPrChange w:id="354" w:author="Nicole" w:date="2018-08-14T12:43:00Z">
            <w:rPr>
              <w:rFonts w:ascii="Times New Roman" w:eastAsia="Calibri" w:hAnsi="Times New Roman" w:cs="Times New Roman"/>
              <w:color w:val="000000"/>
            </w:rPr>
          </w:rPrChange>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0560AF" w:rsidRPr="00F275FA">
        <w:rPr>
          <w:rFonts w:ascii="Times New Roman" w:hAnsi="Times New Roman" w:cs="Times New Roman"/>
          <w:rPrChange w:id="355" w:author="Nicole" w:date="2018-08-14T12:43:00Z">
            <w:rPr>
              <w:rFonts w:ascii="Times New Roman" w:eastAsia="Calibri" w:hAnsi="Times New Roman" w:cs="Times New Roman"/>
              <w:color w:val="000000"/>
            </w:rPr>
          </w:rPrChange>
        </w:rPr>
        <w:fldChar w:fldCharType="separate"/>
      </w:r>
      <w:r w:rsidR="000560AF" w:rsidRPr="00F275FA">
        <w:rPr>
          <w:rFonts w:ascii="Times New Roman" w:hAnsi="Times New Roman" w:cs="Times New Roman"/>
          <w:noProof/>
          <w:rPrChange w:id="356" w:author="Nicole" w:date="2018-08-14T12:43:00Z">
            <w:rPr>
              <w:rFonts w:ascii="Times New Roman" w:eastAsia="Calibri" w:hAnsi="Times New Roman" w:cs="Times New Roman"/>
              <w:noProof/>
              <w:color w:val="000000"/>
            </w:rPr>
          </w:rPrChange>
        </w:rPr>
        <w:t>(Forrester et al., 2015)</w:t>
      </w:r>
      <w:r w:rsidR="000560AF" w:rsidRPr="00F275FA">
        <w:rPr>
          <w:rFonts w:ascii="Times New Roman" w:hAnsi="Times New Roman" w:cs="Times New Roman"/>
          <w:rPrChange w:id="357" w:author="Nicole" w:date="2018-08-14T12:43:00Z">
            <w:rPr>
              <w:rFonts w:ascii="Times New Roman" w:eastAsia="Calibri" w:hAnsi="Times New Roman" w:cs="Times New Roman"/>
              <w:color w:val="000000"/>
            </w:rPr>
          </w:rPrChange>
        </w:rPr>
        <w:fldChar w:fldCharType="end"/>
      </w:r>
      <w:r w:rsidR="000560AF" w:rsidRPr="00F275FA">
        <w:rPr>
          <w:rFonts w:ascii="Times New Roman" w:hAnsi="Times New Roman" w:cs="Times New Roman"/>
          <w:rPrChange w:id="358" w:author="Nicole" w:date="2018-08-14T12:43:00Z">
            <w:rPr>
              <w:rFonts w:ascii="Times New Roman" w:eastAsia="Calibri" w:hAnsi="Times New Roman" w:cs="Times New Roman"/>
              <w:color w:val="000000"/>
            </w:rPr>
          </w:rPrChange>
        </w:rPr>
        <w:t xml:space="preserve">. </w:t>
      </w:r>
      <w:r w:rsidRPr="00F275FA">
        <w:rPr>
          <w:rFonts w:ascii="Times New Roman" w:hAnsi="Times New Roman" w:cs="Times New Roman"/>
          <w:rPrChange w:id="359" w:author="Nicole" w:date="2018-08-14T12:43:00Z">
            <w:rPr>
              <w:rFonts w:ascii="Times New Roman" w:eastAsiaTheme="minorHAnsi" w:hAnsi="Times New Roman" w:cs="Times New Roman"/>
              <w:sz w:val="16"/>
              <w:szCs w:val="16"/>
            </w:rPr>
          </w:rPrChange>
        </w:rPr>
        <w:t>Fishes were counted within a belt transect 30 m long x 1.5 m wide</w:t>
      </w:r>
      <w:r w:rsidR="00634FF5" w:rsidRPr="009F6551">
        <w:rPr>
          <w:rFonts w:ascii="Times New Roman" w:hAnsi="Times New Roman" w:cs="Times New Roman"/>
        </w:rPr>
        <w:t>, and a</w:t>
      </w:r>
      <w:r w:rsidRPr="00F275FA">
        <w:rPr>
          <w:rFonts w:ascii="Times New Roman" w:hAnsi="Times New Roman" w:cs="Times New Roman"/>
          <w:rPrChange w:id="360" w:author="Nicole" w:date="2018-08-14T12:43:00Z">
            <w:rPr>
              <w:rFonts w:ascii="Times New Roman" w:eastAsiaTheme="minorHAnsi" w:hAnsi="Times New Roman" w:cs="Times New Roman"/>
              <w:sz w:val="16"/>
              <w:szCs w:val="16"/>
            </w:rPr>
          </w:rPrChange>
        </w:rPr>
        <w:t xml:space="preserve"> T-shaped bar</w:t>
      </w:r>
      <w:r w:rsidRPr="009F6551">
        <w:rPr>
          <w:rFonts w:ascii="Times New Roman" w:hAnsi="Times New Roman" w:cs="Times New Roman"/>
        </w:rPr>
        <w:t xml:space="preserve"> was used </w:t>
      </w:r>
      <w:r w:rsidRPr="00F275FA">
        <w:rPr>
          <w:rFonts w:ascii="Times New Roman" w:hAnsi="Times New Roman" w:cs="Times New Roman"/>
          <w:rPrChange w:id="361" w:author="Nicole" w:date="2018-08-14T12:43:00Z">
            <w:rPr>
              <w:rFonts w:ascii="Times New Roman" w:eastAsiaTheme="minorHAnsi" w:hAnsi="Times New Roman" w:cs="Times New Roman"/>
              <w:sz w:val="16"/>
              <w:szCs w:val="16"/>
            </w:rPr>
          </w:rPrChange>
        </w:rPr>
        <w:t>to determine the transect width</w:t>
      </w:r>
      <w:r w:rsidRPr="009F6551">
        <w:rPr>
          <w:rFonts w:ascii="Times New Roman" w:hAnsi="Times New Roman" w:cs="Times New Roman"/>
        </w:rPr>
        <w:t xml:space="preserve">. </w:t>
      </w:r>
      <w:del w:id="362" w:author="Nicole" w:date="2018-08-14T11:22:00Z">
        <w:r w:rsidRPr="006837B3" w:rsidDel="0018077E">
          <w:rPr>
            <w:rFonts w:ascii="Times New Roman" w:hAnsi="Times New Roman" w:cs="Times New Roman"/>
          </w:rPr>
          <w:delText xml:space="preserve"> </w:delText>
        </w:r>
      </w:del>
      <w:r w:rsidR="00D46D6E" w:rsidRPr="006837B3">
        <w:rPr>
          <w:rFonts w:ascii="Times New Roman" w:hAnsi="Times New Roman" w:cs="Times New Roman"/>
        </w:rPr>
        <w:t>Fish</w:t>
      </w:r>
      <w:r w:rsidR="00015033" w:rsidRPr="006837B3">
        <w:rPr>
          <w:rFonts w:ascii="Times New Roman" w:hAnsi="Times New Roman" w:cs="Times New Roman"/>
        </w:rPr>
        <w:t xml:space="preserve"> counts were restricted to species that are amenable to visual survey, that is</w:t>
      </w:r>
      <w:ins w:id="363" w:author="Nicole" w:date="2018-08-14T11:27:00Z">
        <w:r w:rsidR="00040576" w:rsidRPr="00F275FA">
          <w:rPr>
            <w:rFonts w:ascii="Times New Roman" w:hAnsi="Times New Roman" w:cs="Times New Roman"/>
            <w:rPrChange w:id="364" w:author="Nicole" w:date="2018-08-14T12:43:00Z">
              <w:rPr>
                <w:rFonts w:ascii="Times New Roman" w:hAnsi="Times New Roman" w:cs="Times New Roman"/>
              </w:rPr>
            </w:rPrChange>
          </w:rPr>
          <w:t>,</w:t>
        </w:r>
      </w:ins>
      <w:r w:rsidR="00015033" w:rsidRPr="00F275FA">
        <w:rPr>
          <w:rFonts w:ascii="Times New Roman" w:hAnsi="Times New Roman" w:cs="Times New Roman"/>
          <w:rPrChange w:id="365" w:author="Nicole" w:date="2018-08-14T12:43:00Z">
            <w:rPr>
              <w:rFonts w:ascii="Times New Roman" w:hAnsi="Times New Roman" w:cs="Times New Roman"/>
            </w:rPr>
          </w:rPrChange>
        </w:rPr>
        <w:t xml:space="preserve"> day-active species that are relatively site-attached and reliably visible to divers. </w:t>
      </w:r>
      <w:del w:id="366" w:author="Nicole" w:date="2018-08-14T11:27:00Z">
        <w:r w:rsidR="00015033" w:rsidRPr="00F275FA" w:rsidDel="00040576">
          <w:rPr>
            <w:rFonts w:ascii="Times New Roman" w:hAnsi="Times New Roman" w:cs="Times New Roman"/>
            <w:rPrChange w:id="367" w:author="Nicole" w:date="2018-08-14T12:43:00Z">
              <w:rPr>
                <w:rFonts w:ascii="Times New Roman" w:hAnsi="Times New Roman" w:cs="Times New Roman"/>
              </w:rPr>
            </w:rPrChange>
          </w:rPr>
          <w:delText xml:space="preserve"> </w:delText>
        </w:r>
      </w:del>
      <w:r w:rsidR="00015033" w:rsidRPr="00F275FA">
        <w:rPr>
          <w:rFonts w:ascii="Times New Roman" w:hAnsi="Times New Roman" w:cs="Times New Roman"/>
          <w:rPrChange w:id="368" w:author="Nicole" w:date="2018-08-14T12:43:00Z">
            <w:rPr>
              <w:rFonts w:ascii="Times New Roman" w:hAnsi="Times New Roman" w:cs="Times New Roman"/>
            </w:rPr>
          </w:rPrChange>
        </w:rPr>
        <w:t>Nocturnal species,</w:t>
      </w:r>
      <w:del w:id="369" w:author="Nicole" w:date="2018-08-14T11:28:00Z">
        <w:r w:rsidR="00015033" w:rsidRPr="00F275FA" w:rsidDel="00040576">
          <w:rPr>
            <w:rFonts w:ascii="Times New Roman" w:hAnsi="Times New Roman" w:cs="Times New Roman"/>
            <w:rPrChange w:id="370" w:author="Nicole" w:date="2018-08-14T12:43:00Z">
              <w:rPr>
                <w:rFonts w:ascii="Times New Roman" w:hAnsi="Times New Roman" w:cs="Times New Roman"/>
              </w:rPr>
            </w:rPrChange>
          </w:rPr>
          <w:delText xml:space="preserve"> plus</w:delText>
        </w:r>
      </w:del>
      <w:r w:rsidR="00015033" w:rsidRPr="00F275FA">
        <w:rPr>
          <w:rFonts w:ascii="Times New Roman" w:hAnsi="Times New Roman" w:cs="Times New Roman"/>
          <w:rPrChange w:id="371" w:author="Nicole" w:date="2018-08-14T12:43:00Z">
            <w:rPr>
              <w:rFonts w:ascii="Times New Roman" w:hAnsi="Times New Roman" w:cs="Times New Roman"/>
            </w:rPr>
          </w:rPrChange>
        </w:rPr>
        <w:t xml:space="preserve"> highly mobile groups such as </w:t>
      </w:r>
      <w:commentRangeStart w:id="372"/>
      <w:r w:rsidR="00015033" w:rsidRPr="00F275FA">
        <w:rPr>
          <w:rFonts w:ascii="Times New Roman" w:hAnsi="Times New Roman" w:cs="Times New Roman"/>
          <w:rPrChange w:id="373" w:author="Nicole" w:date="2018-08-14T12:43:00Z">
            <w:rPr>
              <w:rFonts w:ascii="Times New Roman" w:hAnsi="Times New Roman" w:cs="Times New Roman"/>
            </w:rPr>
          </w:rPrChange>
        </w:rPr>
        <w:t>mackerels</w:t>
      </w:r>
      <w:ins w:id="374" w:author="Nicole" w:date="2018-08-14T11:30:00Z">
        <w:r w:rsidR="00040576" w:rsidRPr="00F275FA">
          <w:rPr>
            <w:rFonts w:ascii="Times New Roman" w:hAnsi="Times New Roman" w:cs="Times New Roman"/>
            <w:rPrChange w:id="375" w:author="Nicole" w:date="2018-08-14T12:43:00Z">
              <w:rPr>
                <w:rFonts w:ascii="Times New Roman" w:hAnsi="Times New Roman" w:cs="Times New Roman"/>
              </w:rPr>
            </w:rPrChange>
          </w:rPr>
          <w:t xml:space="preserve"> (Scombridae)</w:t>
        </w:r>
      </w:ins>
      <w:r w:rsidR="00015033" w:rsidRPr="00F275FA">
        <w:rPr>
          <w:rFonts w:ascii="Times New Roman" w:hAnsi="Times New Roman" w:cs="Times New Roman"/>
          <w:rPrChange w:id="376" w:author="Nicole" w:date="2018-08-14T12:43:00Z">
            <w:rPr>
              <w:rFonts w:ascii="Times New Roman" w:hAnsi="Times New Roman" w:cs="Times New Roman"/>
            </w:rPr>
          </w:rPrChange>
        </w:rPr>
        <w:t xml:space="preserve"> and jacks</w:t>
      </w:r>
      <w:ins w:id="377" w:author="Nicole" w:date="2018-08-14T11:30:00Z">
        <w:r w:rsidR="00040576" w:rsidRPr="00F275FA">
          <w:rPr>
            <w:rFonts w:ascii="Times New Roman" w:hAnsi="Times New Roman" w:cs="Times New Roman"/>
            <w:rPrChange w:id="378" w:author="Nicole" w:date="2018-08-14T12:43:00Z">
              <w:rPr>
                <w:rFonts w:ascii="Times New Roman" w:hAnsi="Times New Roman" w:cs="Times New Roman"/>
              </w:rPr>
            </w:rPrChange>
          </w:rPr>
          <w:t xml:space="preserve"> (Carangidae)</w:t>
        </w:r>
      </w:ins>
      <w:r w:rsidR="00015033" w:rsidRPr="00F275FA">
        <w:rPr>
          <w:rFonts w:ascii="Times New Roman" w:hAnsi="Times New Roman" w:cs="Times New Roman"/>
          <w:rPrChange w:id="379" w:author="Nicole" w:date="2018-08-14T12:43:00Z">
            <w:rPr>
              <w:rFonts w:ascii="Times New Roman" w:hAnsi="Times New Roman" w:cs="Times New Roman"/>
            </w:rPr>
          </w:rPrChange>
        </w:rPr>
        <w:t xml:space="preserve"> </w:t>
      </w:r>
      <w:commentRangeEnd w:id="372"/>
      <w:r w:rsidR="007175A5" w:rsidRPr="00F275FA">
        <w:rPr>
          <w:rStyle w:val="CommentReference"/>
          <w:rFonts w:ascii="Times New Roman" w:hAnsi="Times New Roman" w:cs="Times New Roman"/>
          <w:sz w:val="24"/>
          <w:szCs w:val="24"/>
          <w:rPrChange w:id="380" w:author="Nicole" w:date="2018-08-14T12:43:00Z">
            <w:rPr>
              <w:rStyle w:val="CommentReference"/>
            </w:rPr>
          </w:rPrChange>
        </w:rPr>
        <w:commentReference w:id="372"/>
      </w:r>
      <w:r w:rsidR="00015033" w:rsidRPr="009F6551">
        <w:rPr>
          <w:rFonts w:ascii="Times New Roman" w:hAnsi="Times New Roman" w:cs="Times New Roman"/>
        </w:rPr>
        <w:t xml:space="preserve">that are transient </w:t>
      </w:r>
      <w:r w:rsidR="00015033" w:rsidRPr="006837B3">
        <w:rPr>
          <w:rFonts w:ascii="Times New Roman" w:hAnsi="Times New Roman" w:cs="Times New Roman"/>
        </w:rPr>
        <w:t>visitors to the sites,</w:t>
      </w:r>
      <w:ins w:id="381" w:author="Nicole" w:date="2018-08-14T11:28:00Z">
        <w:r w:rsidR="00040576" w:rsidRPr="006837B3">
          <w:rPr>
            <w:rFonts w:ascii="Times New Roman" w:hAnsi="Times New Roman" w:cs="Times New Roman"/>
          </w:rPr>
          <w:t xml:space="preserve"> and</w:t>
        </w:r>
      </w:ins>
      <w:del w:id="382" w:author="Nicole" w:date="2018-08-14T11:28:00Z">
        <w:r w:rsidR="00015033" w:rsidRPr="006837B3" w:rsidDel="00040576">
          <w:rPr>
            <w:rFonts w:ascii="Times New Roman" w:hAnsi="Times New Roman" w:cs="Times New Roman"/>
          </w:rPr>
          <w:delText xml:space="preserve"> plus</w:delText>
        </w:r>
      </w:del>
      <w:r w:rsidR="00015033" w:rsidRPr="006837B3">
        <w:rPr>
          <w:rFonts w:ascii="Times New Roman" w:hAnsi="Times New Roman" w:cs="Times New Roman"/>
        </w:rPr>
        <w:t xml:space="preserve"> small cryptic groups like </w:t>
      </w:r>
      <w:commentRangeStart w:id="383"/>
      <w:r w:rsidR="00015033" w:rsidRPr="006837B3">
        <w:rPr>
          <w:rFonts w:ascii="Times New Roman" w:hAnsi="Times New Roman" w:cs="Times New Roman"/>
        </w:rPr>
        <w:t xml:space="preserve">gobies </w:t>
      </w:r>
      <w:ins w:id="384" w:author="Nicole" w:date="2018-08-14T11:34:00Z">
        <w:r w:rsidR="008667D6" w:rsidRPr="006837B3">
          <w:rPr>
            <w:rFonts w:ascii="Times New Roman" w:hAnsi="Times New Roman" w:cs="Times New Roman"/>
          </w:rPr>
          <w:t xml:space="preserve">(Gobiidae) </w:t>
        </w:r>
      </w:ins>
      <w:r w:rsidR="00015033" w:rsidRPr="006837B3">
        <w:rPr>
          <w:rFonts w:ascii="Times New Roman" w:hAnsi="Times New Roman" w:cs="Times New Roman"/>
        </w:rPr>
        <w:t xml:space="preserve">and blennies </w:t>
      </w:r>
      <w:commentRangeEnd w:id="383"/>
      <w:ins w:id="385" w:author="Nicole" w:date="2018-08-14T11:35:00Z">
        <w:r w:rsidR="008667D6" w:rsidRPr="006837B3">
          <w:rPr>
            <w:rFonts w:ascii="Times New Roman" w:hAnsi="Times New Roman" w:cs="Times New Roman"/>
          </w:rPr>
          <w:t xml:space="preserve">(Blennioidei) </w:t>
        </w:r>
      </w:ins>
      <w:r w:rsidR="007175A5" w:rsidRPr="00F275FA">
        <w:rPr>
          <w:rStyle w:val="CommentReference"/>
          <w:rFonts w:ascii="Times New Roman" w:hAnsi="Times New Roman" w:cs="Times New Roman"/>
          <w:sz w:val="24"/>
          <w:szCs w:val="24"/>
          <w:rPrChange w:id="386" w:author="Nicole" w:date="2018-08-14T12:43:00Z">
            <w:rPr>
              <w:rStyle w:val="CommentReference"/>
            </w:rPr>
          </w:rPrChange>
        </w:rPr>
        <w:commentReference w:id="383"/>
      </w:r>
      <w:r w:rsidR="0045141F" w:rsidRPr="009F6551">
        <w:rPr>
          <w:rFonts w:ascii="Times New Roman" w:hAnsi="Times New Roman" w:cs="Times New Roman"/>
        </w:rPr>
        <w:t xml:space="preserve">that often hide in crevices </w:t>
      </w:r>
      <w:r w:rsidR="00015033" w:rsidRPr="006837B3">
        <w:rPr>
          <w:rFonts w:ascii="Times New Roman" w:hAnsi="Times New Roman" w:cs="Times New Roman"/>
        </w:rPr>
        <w:t>were not surveyed.</w:t>
      </w:r>
      <w:r w:rsidR="00D46D6E" w:rsidRPr="006837B3">
        <w:rPr>
          <w:rFonts w:ascii="Times New Roman" w:hAnsi="Times New Roman" w:cs="Times New Roman"/>
        </w:rPr>
        <w:t xml:space="preserve"> Newly recruited juvenile fishes (&lt; 1 month on the reef) were also excluded because their abundance is strongly affected by lunar cycles, which complicates the detection of long-term trends.</w:t>
      </w:r>
    </w:p>
    <w:p w14:paraId="1AA4AFC3" w14:textId="20F341D3" w:rsidR="00584F78" w:rsidRPr="00F275FA" w:rsidRDefault="00800ACA">
      <w:pPr>
        <w:spacing w:line="480" w:lineRule="auto"/>
        <w:ind w:firstLine="720"/>
        <w:rPr>
          <w:rFonts w:ascii="Times New Roman" w:eastAsia="Calibri" w:hAnsi="Times New Roman" w:cs="Times New Roman"/>
          <w:color w:val="000000"/>
          <w:rPrChange w:id="387" w:author="Nicole" w:date="2018-08-14T12:43:00Z">
            <w:rPr>
              <w:rFonts w:ascii="Times New Roman" w:eastAsia="Calibri" w:hAnsi="Times New Roman" w:cs="Times New Roman"/>
              <w:color w:val="000000"/>
            </w:rPr>
          </w:rPrChange>
        </w:rPr>
        <w:pPrChange w:id="388" w:author="Nicole" w:date="2018-08-14T10:15:00Z">
          <w:pPr>
            <w:spacing w:line="720" w:lineRule="auto"/>
            <w:ind w:firstLine="720"/>
          </w:pPr>
        </w:pPrChange>
      </w:pPr>
      <w:r w:rsidRPr="009F6551">
        <w:rPr>
          <w:rFonts w:ascii="Times New Roman" w:eastAsia="Calibri" w:hAnsi="Times New Roman" w:cs="Times New Roman"/>
          <w:color w:val="000000"/>
        </w:rPr>
        <w:t xml:space="preserve">Differences between observers can influence </w:t>
      </w:r>
      <w:r w:rsidR="00584F78" w:rsidRPr="006837B3">
        <w:rPr>
          <w:rFonts w:ascii="Times New Roman" w:eastAsia="Calibri" w:hAnsi="Times New Roman" w:cs="Times New Roman"/>
          <w:color w:val="000000"/>
        </w:rPr>
        <w:t xml:space="preserve">coral reef survey data, but are unlikely to influence the outcome of this study. Fish and sponge data were both collected by a single </w:t>
      </w:r>
      <w:r w:rsidR="007175A5" w:rsidRPr="006837B3">
        <w:rPr>
          <w:rFonts w:ascii="Times New Roman" w:eastAsia="Calibri" w:hAnsi="Times New Roman" w:cs="Times New Roman"/>
          <w:color w:val="000000"/>
        </w:rPr>
        <w:t xml:space="preserve">expert </w:t>
      </w:r>
      <w:r w:rsidR="00584F78" w:rsidRPr="006837B3">
        <w:rPr>
          <w:rFonts w:ascii="Times New Roman" w:eastAsia="Calibri" w:hAnsi="Times New Roman" w:cs="Times New Roman"/>
          <w:color w:val="000000"/>
        </w:rPr>
        <w:t xml:space="preserve">observer. </w:t>
      </w:r>
      <w:del w:id="389" w:author="Nicole" w:date="2018-08-14T11:36:00Z">
        <w:r w:rsidR="00584F78" w:rsidRPr="006837B3" w:rsidDel="008667D6">
          <w:rPr>
            <w:rFonts w:ascii="Times New Roman" w:eastAsia="Calibri" w:hAnsi="Times New Roman" w:cs="Times New Roman"/>
            <w:color w:val="000000"/>
          </w:rPr>
          <w:delText xml:space="preserve"> </w:delText>
        </w:r>
      </w:del>
      <w:r w:rsidR="00584F78" w:rsidRPr="006837B3">
        <w:rPr>
          <w:rFonts w:ascii="Times New Roman" w:eastAsia="Calibri" w:hAnsi="Times New Roman" w:cs="Times New Roman"/>
          <w:color w:val="000000"/>
        </w:rPr>
        <w:t xml:space="preserve">Coral data were collected by three observers, </w:t>
      </w:r>
      <w:r w:rsidR="00584F78" w:rsidRPr="006837B3">
        <w:rPr>
          <w:rFonts w:ascii="Times New Roman" w:hAnsi="Times New Roman" w:cs="Times New Roman"/>
        </w:rPr>
        <w:t>but new observers’ species identifications and counts were inter</w:t>
      </w:r>
      <w:del w:id="390" w:author="Nicole" w:date="2018-08-14T12:07:00Z">
        <w:r w:rsidR="00584F78" w:rsidRPr="00F275FA" w:rsidDel="001E31C1">
          <w:rPr>
            <w:rFonts w:ascii="Times New Roman" w:hAnsi="Times New Roman" w:cs="Times New Roman"/>
            <w:rPrChange w:id="391" w:author="Nicole" w:date="2018-08-14T12:43:00Z">
              <w:rPr>
                <w:rFonts w:ascii="Times New Roman" w:hAnsi="Times New Roman" w:cs="Times New Roman"/>
              </w:rPr>
            </w:rPrChange>
          </w:rPr>
          <w:delText>-</w:delText>
        </w:r>
      </w:del>
      <w:r w:rsidR="00584F78" w:rsidRPr="00F275FA">
        <w:rPr>
          <w:rFonts w:ascii="Times New Roman" w:hAnsi="Times New Roman" w:cs="Times New Roman"/>
          <w:rPrChange w:id="392" w:author="Nicole" w:date="2018-08-14T12:43:00Z">
            <w:rPr>
              <w:rFonts w:ascii="Times New Roman" w:hAnsi="Times New Roman" w:cs="Times New Roman"/>
            </w:rPr>
          </w:rPrChange>
        </w:rPr>
        <w:t>calibrated with those of another observer during a training period of at least 15 dives before their data were incorporated into the study</w:t>
      </w:r>
      <w:r w:rsidR="00584F78" w:rsidRPr="00F275FA">
        <w:rPr>
          <w:rFonts w:ascii="Times New Roman" w:eastAsia="Calibri" w:hAnsi="Times New Roman" w:cs="Times New Roman"/>
          <w:color w:val="000000"/>
          <w:rPrChange w:id="393" w:author="Nicole" w:date="2018-08-14T12:43:00Z">
            <w:rPr>
              <w:rFonts w:ascii="Times New Roman" w:eastAsia="Calibri" w:hAnsi="Times New Roman" w:cs="Times New Roman"/>
              <w:color w:val="000000"/>
            </w:rPr>
          </w:rPrChange>
        </w:rPr>
        <w:t xml:space="preserve">  </w:t>
      </w:r>
    </w:p>
    <w:p w14:paraId="0CDC0C34" w14:textId="5D16AA2E" w:rsidR="009F1381" w:rsidRPr="00F275FA" w:rsidRDefault="009F1381">
      <w:pPr>
        <w:spacing w:line="480" w:lineRule="auto"/>
        <w:rPr>
          <w:rFonts w:ascii="Times New Roman" w:eastAsia="Calibri" w:hAnsi="Times New Roman" w:cs="Times New Roman"/>
          <w:i/>
          <w:color w:val="000000"/>
          <w:rPrChange w:id="394" w:author="Nicole" w:date="2018-08-14T12:43:00Z">
            <w:rPr>
              <w:rFonts w:ascii="Times New Roman" w:eastAsia="Calibri" w:hAnsi="Times New Roman" w:cs="Times New Roman"/>
              <w:color w:val="000000"/>
            </w:rPr>
          </w:rPrChange>
        </w:rPr>
        <w:pPrChange w:id="395" w:author="Nicole" w:date="2018-08-14T10:15:00Z">
          <w:pPr>
            <w:spacing w:line="720" w:lineRule="auto"/>
            <w:ind w:firstLine="720"/>
          </w:pPr>
        </w:pPrChange>
      </w:pPr>
      <w:r w:rsidRPr="00F275FA">
        <w:rPr>
          <w:rFonts w:ascii="Times New Roman" w:hAnsi="Times New Roman" w:cs="Times New Roman"/>
          <w:i/>
          <w:rPrChange w:id="396" w:author="Nicole" w:date="2018-08-14T12:43:00Z">
            <w:rPr>
              <w:rFonts w:ascii="Times New Roman" w:hAnsi="Times New Roman" w:cs="Times New Roman"/>
            </w:rPr>
          </w:rPrChange>
        </w:rPr>
        <w:t>Recognizable taxonomic units</w:t>
      </w:r>
    </w:p>
    <w:p w14:paraId="1390AC2A" w14:textId="50AEB47F" w:rsidR="000560AF" w:rsidRPr="006837B3" w:rsidRDefault="007175A5">
      <w:pPr>
        <w:spacing w:line="480" w:lineRule="auto"/>
        <w:ind w:firstLine="720"/>
        <w:rPr>
          <w:rFonts w:ascii="Times New Roman" w:eastAsia="Calibri" w:hAnsi="Times New Roman" w:cs="Times New Roman"/>
          <w:color w:val="000000"/>
        </w:rPr>
        <w:pPrChange w:id="397" w:author="Nicole" w:date="2018-08-14T10:15:00Z">
          <w:pPr>
            <w:spacing w:line="720" w:lineRule="auto"/>
            <w:ind w:firstLine="720"/>
          </w:pPr>
        </w:pPrChange>
      </w:pPr>
      <w:r w:rsidRPr="009F6551">
        <w:rPr>
          <w:rFonts w:ascii="Times New Roman" w:eastAsia="Calibri" w:hAnsi="Times New Roman" w:cs="Times New Roman"/>
          <w:color w:val="000000"/>
        </w:rPr>
        <w:t>F</w:t>
      </w:r>
      <w:r w:rsidR="003A3E52" w:rsidRPr="006837B3">
        <w:rPr>
          <w:rFonts w:ascii="Times New Roman" w:eastAsia="Calibri" w:hAnsi="Times New Roman" w:cs="Times New Roman"/>
          <w:color w:val="000000"/>
        </w:rPr>
        <w:t xml:space="preserve">ish, corals and sponges were </w:t>
      </w:r>
      <w:r w:rsidR="00D11E75" w:rsidRPr="00F275FA">
        <w:rPr>
          <w:rStyle w:val="CommentReference"/>
          <w:rFonts w:ascii="Times New Roman" w:hAnsi="Times New Roman" w:cs="Times New Roman"/>
          <w:sz w:val="24"/>
          <w:szCs w:val="24"/>
          <w:rPrChange w:id="398" w:author="Nicole" w:date="2018-08-14T12:43:00Z">
            <w:rPr>
              <w:rStyle w:val="CommentReference"/>
            </w:rPr>
          </w:rPrChange>
        </w:rPr>
        <w:commentReference w:id="399"/>
      </w:r>
      <w:r w:rsidR="000560AF" w:rsidRPr="009F6551">
        <w:rPr>
          <w:rFonts w:ascii="Times New Roman" w:eastAsia="Calibri" w:hAnsi="Times New Roman" w:cs="Times New Roman"/>
          <w:color w:val="000000"/>
        </w:rPr>
        <w:t xml:space="preserve">identified </w:t>
      </w:r>
      <w:r w:rsidRPr="006837B3">
        <w:rPr>
          <w:rFonts w:ascii="Times New Roman" w:eastAsia="Calibri" w:hAnsi="Times New Roman" w:cs="Times New Roman"/>
          <w:color w:val="000000"/>
        </w:rPr>
        <w:t xml:space="preserve">to the most specific taxonomic group possible </w:t>
      </w:r>
      <w:r w:rsidR="000560AF" w:rsidRPr="006837B3">
        <w:rPr>
          <w:rFonts w:ascii="Times New Roman" w:eastAsia="Calibri" w:hAnsi="Times New Roman" w:cs="Times New Roman"/>
          <w:color w:val="000000"/>
        </w:rPr>
        <w:t xml:space="preserve">in the field. </w:t>
      </w:r>
      <w:r w:rsidR="005B1018" w:rsidRPr="006837B3">
        <w:rPr>
          <w:rFonts w:ascii="Times New Roman" w:eastAsia="Calibri" w:hAnsi="Times New Roman" w:cs="Times New Roman"/>
          <w:color w:val="000000"/>
        </w:rPr>
        <w:t>A</w:t>
      </w:r>
      <w:r w:rsidR="00CF5CC7" w:rsidRPr="006837B3">
        <w:rPr>
          <w:rFonts w:ascii="Times New Roman" w:eastAsia="Calibri" w:hAnsi="Times New Roman" w:cs="Times New Roman"/>
          <w:color w:val="000000"/>
        </w:rPr>
        <w:t xml:space="preserve">ll fish were identified to species, </w:t>
      </w:r>
      <w:r w:rsidRPr="006837B3">
        <w:rPr>
          <w:rFonts w:ascii="Times New Roman" w:eastAsia="Calibri" w:hAnsi="Times New Roman" w:cs="Times New Roman"/>
          <w:color w:val="000000"/>
        </w:rPr>
        <w:t xml:space="preserve">while </w:t>
      </w:r>
      <w:r w:rsidR="003A3E52" w:rsidRPr="006837B3">
        <w:rPr>
          <w:rFonts w:ascii="Times New Roman" w:eastAsia="Calibri" w:hAnsi="Times New Roman" w:cs="Times New Roman"/>
          <w:color w:val="000000"/>
        </w:rPr>
        <w:t xml:space="preserve">corals and sponges were </w:t>
      </w:r>
      <w:commentRangeStart w:id="400"/>
      <w:del w:id="401" w:author="Nicole" w:date="2018-08-14T11:41:00Z">
        <w:r w:rsidR="003A3E52" w:rsidRPr="006837B3" w:rsidDel="008667D6">
          <w:rPr>
            <w:rFonts w:ascii="Times New Roman" w:eastAsia="Calibri" w:hAnsi="Times New Roman" w:cs="Times New Roman"/>
            <w:color w:val="000000"/>
          </w:rPr>
          <w:delText xml:space="preserve">collected </w:delText>
        </w:r>
        <w:commentRangeEnd w:id="400"/>
        <w:r w:rsidRPr="00F275FA" w:rsidDel="008667D6">
          <w:rPr>
            <w:rStyle w:val="CommentReference"/>
            <w:rFonts w:ascii="Times New Roman" w:hAnsi="Times New Roman" w:cs="Times New Roman"/>
            <w:sz w:val="24"/>
            <w:szCs w:val="24"/>
            <w:rPrChange w:id="402" w:author="Nicole" w:date="2018-08-14T12:43:00Z">
              <w:rPr>
                <w:rStyle w:val="CommentReference"/>
              </w:rPr>
            </w:rPrChange>
          </w:rPr>
          <w:commentReference w:id="400"/>
        </w:r>
      </w:del>
      <w:ins w:id="403" w:author="Graham Forrester" w:date="2018-08-10T14:04:00Z">
        <w:del w:id="404" w:author="Nicole" w:date="2018-08-14T11:41:00Z">
          <w:r w:rsidR="003A3E52" w:rsidRPr="009F6551" w:rsidDel="008667D6">
            <w:rPr>
              <w:rFonts w:ascii="Times New Roman" w:eastAsia="Calibri" w:hAnsi="Times New Roman" w:cs="Times New Roman"/>
              <w:color w:val="000000"/>
            </w:rPr>
            <w:delText>for</w:delText>
          </w:r>
        </w:del>
      </w:ins>
      <w:ins w:id="405" w:author="Nicole" w:date="2018-08-14T11:41:00Z">
        <w:r w:rsidR="008667D6" w:rsidRPr="006837B3">
          <w:rPr>
            <w:rFonts w:ascii="Times New Roman" w:eastAsia="Calibri" w:hAnsi="Times New Roman" w:cs="Times New Roman"/>
            <w:color w:val="000000"/>
          </w:rPr>
          <w:t>identified as</w:t>
        </w:r>
      </w:ins>
      <w:r w:rsidR="003A3E52" w:rsidRPr="006837B3">
        <w:rPr>
          <w:rFonts w:ascii="Times New Roman" w:eastAsia="Calibri" w:hAnsi="Times New Roman" w:cs="Times New Roman"/>
          <w:color w:val="000000"/>
        </w:rPr>
        <w:t xml:space="preserve"> multi-species RTU</w:t>
      </w:r>
      <w:ins w:id="406" w:author="Nicole" w:date="2018-08-14T11:41:00Z">
        <w:r w:rsidR="008667D6" w:rsidRPr="006837B3">
          <w:rPr>
            <w:rFonts w:ascii="Times New Roman" w:eastAsia="Calibri" w:hAnsi="Times New Roman" w:cs="Times New Roman"/>
            <w:color w:val="000000"/>
          </w:rPr>
          <w:t>’</w:t>
        </w:r>
      </w:ins>
      <w:r w:rsidR="0089444B" w:rsidRPr="006837B3">
        <w:rPr>
          <w:rFonts w:ascii="Times New Roman" w:eastAsia="Calibri" w:hAnsi="Times New Roman" w:cs="Times New Roman"/>
          <w:color w:val="000000"/>
        </w:rPr>
        <w:t>s</w:t>
      </w:r>
      <w:r w:rsidR="003A3E52" w:rsidRPr="006837B3">
        <w:rPr>
          <w:rFonts w:ascii="Times New Roman" w:eastAsia="Calibri" w:hAnsi="Times New Roman" w:cs="Times New Roman"/>
          <w:color w:val="000000"/>
        </w:rPr>
        <w:t xml:space="preserve"> </w:t>
      </w:r>
      <w:r w:rsidR="0089444B" w:rsidRPr="009F6551">
        <w:rPr>
          <w:rFonts w:ascii="Times New Roman" w:hAnsi="Times New Roman" w:cs="Times New Roman"/>
        </w:rPr>
        <w:fldChar w:fldCharType="begin" w:fldLock="1"/>
      </w:r>
      <w:r w:rsidR="00CC54A8">
        <w:rPr>
          <w:rFonts w:ascii="Times New Roman" w:hAnsi="Times New Roman" w:cs="Times New Roman"/>
        </w:rPr>
        <w:instrText>ADDIN CSL_CITATION {"citationItems":[{"id":"ITEM-1","itemData":{"author":[{"dropping-particle":"","family":"Ward","given":"DF","non-dropping-particle":"","parse-names":false,"suffix":""},{"dropping-particle":"","family":"Stanley","given":"MC","non-dropping-particle":"","parse-names":false,"suffix":""}],"container-title":"New Zealand Entomologist","id":"ITEM-1","issued":{"date-parts":[["2004"]]},"page":"3-9","title":"The value of RTUs and parataxonomy versus taxonomic species","type":"article-journal","volume":"27"},"uris":["http://www.mendeley.com/documents/?uuid=9b4f6a7d-4758-3533-a0ad-42380f953991"]}],"mendeley":{"formattedCitation":"(D. Ward &amp; Stanley, 2004)","plainTextFormattedCitation":"(D. Ward &amp; Stanley, 2004)","previouslyFormattedCitation":"(D. Ward &amp; Stanley, 2004)"},"properties":{"noteIndex":0},"schema":"https://github.com/citation-style-language/schema/raw/master/csl-citation.json"}</w:instrText>
      </w:r>
      <w:r w:rsidR="0089444B" w:rsidRPr="00F275FA">
        <w:rPr>
          <w:rFonts w:ascii="Times New Roman" w:hAnsi="Times New Roman" w:cs="Times New Roman"/>
          <w:rPrChange w:id="407" w:author="Nicole" w:date="2018-08-14T12:43:00Z">
            <w:rPr>
              <w:rFonts w:ascii="Times New Roman" w:hAnsi="Times New Roman" w:cs="Times New Roman"/>
            </w:rPr>
          </w:rPrChange>
        </w:rPr>
        <w:fldChar w:fldCharType="separate"/>
      </w:r>
      <w:r w:rsidR="0089444B" w:rsidRPr="006837B3">
        <w:rPr>
          <w:rFonts w:ascii="Times New Roman" w:hAnsi="Times New Roman" w:cs="Times New Roman"/>
          <w:noProof/>
        </w:rPr>
        <w:t>(D. Ward &amp; Stanley, 2004)</w:t>
      </w:r>
      <w:r w:rsidR="0089444B" w:rsidRPr="006837B3">
        <w:rPr>
          <w:rFonts w:ascii="Times New Roman" w:hAnsi="Times New Roman" w:cs="Times New Roman"/>
        </w:rPr>
        <w:fldChar w:fldCharType="end"/>
      </w:r>
      <w:r w:rsidR="005B1018" w:rsidRPr="009F6551">
        <w:rPr>
          <w:rFonts w:ascii="Times New Roman" w:hAnsi="Times New Roman" w:cs="Times New Roman"/>
        </w:rPr>
        <w:t xml:space="preserve"> </w:t>
      </w:r>
      <w:r w:rsidR="003A3E52" w:rsidRPr="006837B3">
        <w:rPr>
          <w:rFonts w:ascii="Times New Roman" w:eastAsia="Calibri" w:hAnsi="Times New Roman" w:cs="Times New Roman"/>
          <w:color w:val="000000"/>
        </w:rPr>
        <w:t xml:space="preserve">rather than species </w:t>
      </w:r>
      <w:r w:rsidR="00A033FB" w:rsidRPr="006837B3">
        <w:rPr>
          <w:rFonts w:ascii="Times New Roman" w:eastAsia="Calibri" w:hAnsi="Times New Roman" w:cs="Times New Roman"/>
          <w:color w:val="000000"/>
        </w:rPr>
        <w:t>for the following reasons</w:t>
      </w:r>
      <w:r w:rsidR="000560AF" w:rsidRPr="006837B3">
        <w:rPr>
          <w:rFonts w:ascii="Times New Roman" w:eastAsia="Calibri" w:hAnsi="Times New Roman" w:cs="Times New Roman"/>
          <w:color w:val="000000"/>
        </w:rPr>
        <w:t xml:space="preserve">: </w:t>
      </w:r>
      <w:r w:rsidR="00A033FB" w:rsidRPr="006837B3">
        <w:rPr>
          <w:rFonts w:ascii="Times New Roman" w:eastAsia="Calibri" w:hAnsi="Times New Roman" w:cs="Times New Roman"/>
          <w:color w:val="000000"/>
        </w:rPr>
        <w:t xml:space="preserve">(1) </w:t>
      </w:r>
      <w:r w:rsidR="00397CE8" w:rsidRPr="006837B3">
        <w:rPr>
          <w:rFonts w:ascii="Times New Roman" w:eastAsia="Calibri" w:hAnsi="Times New Roman" w:cs="Times New Roman"/>
          <w:color w:val="000000"/>
        </w:rPr>
        <w:t>taxonomists reassigned</w:t>
      </w:r>
      <w:r w:rsidR="000560AF" w:rsidRPr="006837B3">
        <w:rPr>
          <w:rFonts w:ascii="Times New Roman" w:eastAsia="Calibri" w:hAnsi="Times New Roman" w:cs="Times New Roman"/>
          <w:color w:val="000000"/>
        </w:rPr>
        <w:t xml:space="preserve"> taxa thought to be different species to the same species after the study began, </w:t>
      </w:r>
      <w:r w:rsidR="00A033FB" w:rsidRPr="00F275FA">
        <w:rPr>
          <w:rFonts w:ascii="Times New Roman" w:eastAsia="Calibri" w:hAnsi="Times New Roman" w:cs="Times New Roman"/>
          <w:color w:val="000000"/>
          <w:rPrChange w:id="408" w:author="Nicole" w:date="2018-08-14T12:43:00Z">
            <w:rPr>
              <w:rFonts w:ascii="Times New Roman" w:eastAsia="Calibri" w:hAnsi="Times New Roman" w:cs="Times New Roman"/>
              <w:color w:val="000000"/>
            </w:rPr>
          </w:rPrChange>
        </w:rPr>
        <w:t xml:space="preserve">(2) </w:t>
      </w:r>
      <w:r w:rsidR="000560AF" w:rsidRPr="00F275FA">
        <w:rPr>
          <w:rFonts w:ascii="Times New Roman" w:eastAsia="Calibri" w:hAnsi="Times New Roman" w:cs="Times New Roman"/>
          <w:color w:val="000000"/>
          <w:rPrChange w:id="409" w:author="Nicole" w:date="2018-08-14T12:43:00Z">
            <w:rPr>
              <w:rFonts w:ascii="Times New Roman" w:eastAsia="Calibri" w:hAnsi="Times New Roman" w:cs="Times New Roman"/>
              <w:color w:val="000000"/>
            </w:rPr>
          </w:rPrChange>
        </w:rPr>
        <w:t xml:space="preserve">taxonomists divided a single species into multiple </w:t>
      </w:r>
      <w:r w:rsidR="003A3E52" w:rsidRPr="00F275FA">
        <w:rPr>
          <w:rFonts w:ascii="Times New Roman" w:eastAsia="Calibri" w:hAnsi="Times New Roman" w:cs="Times New Roman"/>
          <w:color w:val="000000"/>
          <w:rPrChange w:id="410" w:author="Nicole" w:date="2018-08-14T12:43:00Z">
            <w:rPr>
              <w:rFonts w:ascii="Times New Roman" w:eastAsia="Calibri" w:hAnsi="Times New Roman" w:cs="Times New Roman"/>
              <w:color w:val="000000"/>
            </w:rPr>
          </w:rPrChange>
        </w:rPr>
        <w:t xml:space="preserve">species </w:t>
      </w:r>
      <w:r w:rsidR="000560AF" w:rsidRPr="00F275FA">
        <w:rPr>
          <w:rFonts w:ascii="Times New Roman" w:eastAsia="Calibri" w:hAnsi="Times New Roman" w:cs="Times New Roman"/>
          <w:color w:val="000000"/>
          <w:rPrChange w:id="411" w:author="Nicole" w:date="2018-08-14T12:43:00Z">
            <w:rPr>
              <w:rFonts w:ascii="Times New Roman" w:eastAsia="Calibri" w:hAnsi="Times New Roman" w:cs="Times New Roman"/>
              <w:color w:val="000000"/>
            </w:rPr>
          </w:rPrChange>
        </w:rPr>
        <w:t>after the study began</w:t>
      </w:r>
      <w:r w:rsidR="00A033FB" w:rsidRPr="00F275FA">
        <w:rPr>
          <w:rFonts w:ascii="Times New Roman" w:eastAsia="Calibri" w:hAnsi="Times New Roman" w:cs="Times New Roman"/>
          <w:color w:val="000000"/>
          <w:rPrChange w:id="412" w:author="Nicole" w:date="2018-08-14T12:43:00Z">
            <w:rPr>
              <w:rFonts w:ascii="Times New Roman" w:eastAsia="Calibri" w:hAnsi="Times New Roman" w:cs="Times New Roman"/>
              <w:color w:val="000000"/>
            </w:rPr>
          </w:rPrChange>
        </w:rPr>
        <w:t>,</w:t>
      </w:r>
      <w:r w:rsidR="000560AF" w:rsidRPr="00F275FA">
        <w:rPr>
          <w:rFonts w:ascii="Times New Roman" w:eastAsia="Calibri" w:hAnsi="Times New Roman" w:cs="Times New Roman"/>
          <w:color w:val="000000"/>
          <w:rPrChange w:id="413" w:author="Nicole" w:date="2018-08-14T12:43:00Z">
            <w:rPr>
              <w:rFonts w:ascii="Times New Roman" w:eastAsia="Calibri" w:hAnsi="Times New Roman" w:cs="Times New Roman"/>
              <w:color w:val="000000"/>
            </w:rPr>
          </w:rPrChange>
        </w:rPr>
        <w:t xml:space="preserve"> and </w:t>
      </w:r>
      <w:r w:rsidR="00A033FB" w:rsidRPr="00F275FA">
        <w:rPr>
          <w:rFonts w:ascii="Times New Roman" w:eastAsia="Calibri" w:hAnsi="Times New Roman" w:cs="Times New Roman"/>
          <w:color w:val="000000"/>
          <w:rPrChange w:id="414" w:author="Nicole" w:date="2018-08-14T12:43:00Z">
            <w:rPr>
              <w:rFonts w:ascii="Times New Roman" w:eastAsia="Calibri" w:hAnsi="Times New Roman" w:cs="Times New Roman"/>
              <w:color w:val="000000"/>
            </w:rPr>
          </w:rPrChange>
        </w:rPr>
        <w:lastRenderedPageBreak/>
        <w:t xml:space="preserve">(3) </w:t>
      </w:r>
      <w:r w:rsidR="003A3E52" w:rsidRPr="00F275FA">
        <w:rPr>
          <w:rFonts w:ascii="Times New Roman" w:eastAsia="Calibri" w:hAnsi="Times New Roman" w:cs="Times New Roman"/>
          <w:color w:val="000000"/>
          <w:rPrChange w:id="415" w:author="Nicole" w:date="2018-08-14T12:43:00Z">
            <w:rPr>
              <w:rFonts w:ascii="Times New Roman" w:eastAsia="Calibri" w:hAnsi="Times New Roman" w:cs="Times New Roman"/>
              <w:color w:val="000000"/>
            </w:rPr>
          </w:rPrChange>
        </w:rPr>
        <w:t xml:space="preserve">several species are visually indistinguishable in the </w:t>
      </w:r>
      <w:r w:rsidR="000560AF" w:rsidRPr="00F275FA">
        <w:rPr>
          <w:rFonts w:ascii="Times New Roman" w:eastAsia="Calibri" w:hAnsi="Times New Roman" w:cs="Times New Roman"/>
          <w:color w:val="000000"/>
          <w:rPrChange w:id="416" w:author="Nicole" w:date="2018-08-14T12:43:00Z">
            <w:rPr>
              <w:rFonts w:ascii="Times New Roman" w:eastAsia="Calibri" w:hAnsi="Times New Roman" w:cs="Times New Roman"/>
              <w:color w:val="000000"/>
            </w:rPr>
          </w:rPrChange>
        </w:rPr>
        <w:t xml:space="preserve">field. </w:t>
      </w:r>
      <w:r w:rsidR="003A3E52" w:rsidRPr="00F275FA">
        <w:rPr>
          <w:rFonts w:ascii="Times New Roman" w:eastAsia="Calibri" w:hAnsi="Times New Roman" w:cs="Times New Roman"/>
          <w:color w:val="000000"/>
          <w:rPrChange w:id="417" w:author="Nicole" w:date="2018-08-14T12:43:00Z">
            <w:rPr>
              <w:rFonts w:ascii="Times New Roman" w:eastAsia="Calibri" w:hAnsi="Times New Roman" w:cs="Times New Roman"/>
              <w:color w:val="000000"/>
            </w:rPr>
          </w:rPrChange>
        </w:rPr>
        <w:t xml:space="preserve">In all </w:t>
      </w:r>
      <w:r w:rsidR="000560AF" w:rsidRPr="00F275FA">
        <w:rPr>
          <w:rFonts w:ascii="Times New Roman" w:eastAsia="Calibri" w:hAnsi="Times New Roman" w:cs="Times New Roman"/>
          <w:color w:val="000000"/>
          <w:rPrChange w:id="418" w:author="Nicole" w:date="2018-08-14T12:43:00Z">
            <w:rPr>
              <w:rFonts w:ascii="Times New Roman" w:eastAsia="Calibri" w:hAnsi="Times New Roman" w:cs="Times New Roman"/>
              <w:color w:val="000000"/>
            </w:rPr>
          </w:rPrChange>
        </w:rPr>
        <w:t xml:space="preserve">cases, the lowest resolution RTU was used. For example, </w:t>
      </w:r>
      <w:r w:rsidR="00CC16AE" w:rsidRPr="00F275FA">
        <w:rPr>
          <w:rFonts w:ascii="Times New Roman" w:eastAsia="Calibri" w:hAnsi="Times New Roman" w:cs="Times New Roman"/>
          <w:color w:val="000000"/>
          <w:rPrChange w:id="419" w:author="Nicole" w:date="2018-08-14T12:43:00Z">
            <w:rPr>
              <w:rFonts w:ascii="Times New Roman" w:eastAsia="Calibri" w:hAnsi="Times New Roman" w:cs="Times New Roman"/>
              <w:color w:val="000000"/>
            </w:rPr>
          </w:rPrChange>
        </w:rPr>
        <w:t xml:space="preserve">in 1994 </w:t>
      </w:r>
      <w:r w:rsidR="000560AF" w:rsidRPr="00F275FA">
        <w:rPr>
          <w:rFonts w:ascii="Times New Roman" w:eastAsia="Calibri" w:hAnsi="Times New Roman" w:cs="Times New Roman"/>
          <w:color w:val="000000"/>
          <w:rPrChange w:id="420" w:author="Nicole" w:date="2018-08-14T12:43:00Z">
            <w:rPr>
              <w:rFonts w:ascii="Times New Roman" w:eastAsia="Calibri" w:hAnsi="Times New Roman" w:cs="Times New Roman"/>
              <w:color w:val="000000"/>
            </w:rPr>
          </w:rPrChange>
        </w:rPr>
        <w:t xml:space="preserve">the coral </w:t>
      </w:r>
      <w:r w:rsidR="000560AF" w:rsidRPr="00F275FA">
        <w:rPr>
          <w:rFonts w:ascii="Times New Roman" w:eastAsia="Calibri" w:hAnsi="Times New Roman" w:cs="Times New Roman"/>
          <w:i/>
          <w:color w:val="000000"/>
          <w:rPrChange w:id="421" w:author="Nicole" w:date="2018-08-14T12:43:00Z">
            <w:rPr>
              <w:rFonts w:ascii="Times New Roman" w:eastAsia="Calibri" w:hAnsi="Times New Roman" w:cs="Times New Roman"/>
              <w:i/>
              <w:color w:val="000000"/>
            </w:rPr>
          </w:rPrChange>
        </w:rPr>
        <w:t>Montastraea annularis</w:t>
      </w:r>
      <w:r w:rsidR="000560AF" w:rsidRPr="00F275FA">
        <w:rPr>
          <w:rFonts w:ascii="Times New Roman" w:eastAsia="Calibri" w:hAnsi="Times New Roman" w:cs="Times New Roman"/>
          <w:color w:val="000000"/>
          <w:rPrChange w:id="422" w:author="Nicole" w:date="2018-08-14T12:43:00Z">
            <w:rPr>
              <w:rFonts w:ascii="Times New Roman" w:eastAsia="Calibri" w:hAnsi="Times New Roman" w:cs="Times New Roman"/>
              <w:color w:val="000000"/>
            </w:rPr>
          </w:rPrChange>
        </w:rPr>
        <w:t xml:space="preserve"> was recognized to be three separate species (</w:t>
      </w:r>
      <w:r w:rsidR="000560AF" w:rsidRPr="00F275FA">
        <w:rPr>
          <w:rFonts w:ascii="Times New Roman" w:eastAsia="Calibri" w:hAnsi="Times New Roman" w:cs="Times New Roman"/>
          <w:i/>
          <w:color w:val="000000"/>
          <w:rPrChange w:id="423" w:author="Nicole" w:date="2018-08-14T12:43:00Z">
            <w:rPr>
              <w:rFonts w:ascii="Times New Roman" w:eastAsia="Calibri" w:hAnsi="Times New Roman" w:cs="Times New Roman"/>
              <w:i/>
              <w:color w:val="000000"/>
            </w:rPr>
          </w:rPrChange>
        </w:rPr>
        <w:t>M. annularis</w:t>
      </w:r>
      <w:r w:rsidR="000560AF" w:rsidRPr="00F275FA">
        <w:rPr>
          <w:rFonts w:ascii="Times New Roman" w:eastAsia="Calibri" w:hAnsi="Times New Roman" w:cs="Times New Roman"/>
          <w:color w:val="000000"/>
          <w:rPrChange w:id="424" w:author="Nicole" w:date="2018-08-14T12:43:00Z">
            <w:rPr>
              <w:rFonts w:ascii="Times New Roman" w:eastAsia="Calibri" w:hAnsi="Times New Roman" w:cs="Times New Roman"/>
              <w:color w:val="000000"/>
            </w:rPr>
          </w:rPrChange>
        </w:rPr>
        <w:t xml:space="preserve">, </w:t>
      </w:r>
      <w:r w:rsidR="000560AF" w:rsidRPr="00F275FA">
        <w:rPr>
          <w:rFonts w:ascii="Times New Roman" w:eastAsia="Calibri" w:hAnsi="Times New Roman" w:cs="Times New Roman"/>
          <w:i/>
          <w:color w:val="000000"/>
          <w:rPrChange w:id="425" w:author="Nicole" w:date="2018-08-14T12:43:00Z">
            <w:rPr>
              <w:rFonts w:ascii="Times New Roman" w:eastAsia="Calibri" w:hAnsi="Times New Roman" w:cs="Times New Roman"/>
              <w:i/>
              <w:color w:val="000000"/>
            </w:rPr>
          </w:rPrChange>
        </w:rPr>
        <w:t>M. faveolata</w:t>
      </w:r>
      <w:r w:rsidR="000560AF" w:rsidRPr="00F275FA">
        <w:rPr>
          <w:rFonts w:ascii="Times New Roman" w:eastAsia="Calibri" w:hAnsi="Times New Roman" w:cs="Times New Roman"/>
          <w:color w:val="000000"/>
          <w:rPrChange w:id="426" w:author="Nicole" w:date="2018-08-14T12:43:00Z">
            <w:rPr>
              <w:rFonts w:ascii="Times New Roman" w:eastAsia="Calibri" w:hAnsi="Times New Roman" w:cs="Times New Roman"/>
              <w:color w:val="000000"/>
            </w:rPr>
          </w:rPrChange>
        </w:rPr>
        <w:t xml:space="preserve">, and </w:t>
      </w:r>
      <w:r w:rsidR="000560AF" w:rsidRPr="00F275FA">
        <w:rPr>
          <w:rFonts w:ascii="Times New Roman" w:eastAsia="Calibri" w:hAnsi="Times New Roman" w:cs="Times New Roman"/>
          <w:i/>
          <w:color w:val="000000"/>
          <w:rPrChange w:id="427" w:author="Nicole" w:date="2018-08-14T12:43:00Z">
            <w:rPr>
              <w:rFonts w:ascii="Times New Roman" w:eastAsia="Calibri" w:hAnsi="Times New Roman" w:cs="Times New Roman"/>
              <w:i/>
              <w:color w:val="000000"/>
            </w:rPr>
          </w:rPrChange>
        </w:rPr>
        <w:t>M. franksi</w:t>
      </w:r>
      <w:r w:rsidR="000560AF" w:rsidRPr="00F275FA">
        <w:rPr>
          <w:rFonts w:ascii="Times New Roman" w:eastAsia="Calibri" w:hAnsi="Times New Roman" w:cs="Times New Roman"/>
          <w:color w:val="000000"/>
          <w:rPrChange w:id="428" w:author="Nicole" w:date="2018-08-14T12:43:00Z">
            <w:rPr>
              <w:rFonts w:ascii="Times New Roman" w:eastAsia="Calibri" w:hAnsi="Times New Roman" w:cs="Times New Roman"/>
              <w:color w:val="000000"/>
            </w:rPr>
          </w:rPrChange>
        </w:rPr>
        <w:t>)</w:t>
      </w:r>
      <w:r w:rsidR="00CC16AE" w:rsidRPr="00F275FA">
        <w:rPr>
          <w:rFonts w:ascii="Times New Roman" w:eastAsia="Calibri" w:hAnsi="Times New Roman" w:cs="Times New Roman"/>
          <w:color w:val="000000"/>
          <w:rPrChange w:id="429" w:author="Nicole" w:date="2018-08-14T12:43:00Z">
            <w:rPr>
              <w:rFonts w:ascii="Times New Roman" w:eastAsia="Calibri" w:hAnsi="Times New Roman" w:cs="Times New Roman"/>
              <w:color w:val="000000"/>
            </w:rPr>
          </w:rPrChange>
        </w:rPr>
        <w:t xml:space="preserve"> </w:t>
      </w:r>
      <w:r w:rsidR="00CC16AE" w:rsidRPr="009F6551">
        <w:rPr>
          <w:rFonts w:ascii="Times New Roman" w:eastAsia="Calibri" w:hAnsi="Times New Roman" w:cs="Times New Roman"/>
          <w:color w:val="000000"/>
        </w:rPr>
        <w:fldChar w:fldCharType="begin" w:fldLock="1"/>
      </w:r>
      <w:r w:rsidR="00CC16AE" w:rsidRPr="00F275FA">
        <w:rPr>
          <w:rFonts w:ascii="Times New Roman" w:eastAsia="Calibri" w:hAnsi="Times New Roman" w:cs="Times New Roman"/>
          <w:color w:val="000000"/>
          <w:rPrChange w:id="430" w:author="Nicole" w:date="2018-08-14T12:43:00Z">
            <w:rPr>
              <w:rFonts w:ascii="Times New Roman" w:eastAsia="Calibri" w:hAnsi="Times New Roman" w:cs="Times New Roman"/>
              <w:color w:val="000000"/>
            </w:rPr>
          </w:rPrChange>
        </w:rPr>
        <w:instrText>ADDIN CSL_CITATION {"citationItems":[{"id":"ITEM-1","itemData":{"author":[{"dropping-particle":"","family":"Weil","given":"Ernesto","non-dropping-particle":"","parse-names":false,"suffix":""},{"dropping-particle":"","family":"Knowlton","given":"Nancy","non-dropping-particle":"","parse-names":false,"suffix":""}],"container-title":"Smithsonian","id":"ITEM-1","issue":"September","issued":{"date-parts":[["1989"]]},"title":"A multi-character analysis of the Caribbean coral Montastraea annularis and its two sibling species M. faveolata and M. franksi","type":"article-journal","volume":"55"},"uris":["http://www.mendeley.com/documents/?uuid=61439aae-0025-484b-a1e6-7a8b18a205b6"]}],"mendeley":{"formattedCitation":"(Weil &amp; Knowlton, 1989)","plainTextFormattedCitation":"(Weil &amp; Knowlton, 1989)","previouslyFormattedCitation":"(Weil &amp; Knowlton, 1989)"},"properties":{"noteIndex":0},"schema":"https://github.com/citation-style-language/schema/raw/master/csl-citation.json"}</w:instrText>
      </w:r>
      <w:r w:rsidR="00CC16AE" w:rsidRPr="00F275FA">
        <w:rPr>
          <w:rFonts w:ascii="Times New Roman" w:eastAsia="Calibri" w:hAnsi="Times New Roman" w:cs="Times New Roman"/>
          <w:color w:val="000000"/>
          <w:rPrChange w:id="431" w:author="Nicole" w:date="2018-08-14T12:43:00Z">
            <w:rPr>
              <w:rFonts w:ascii="Times New Roman" w:eastAsia="Calibri" w:hAnsi="Times New Roman" w:cs="Times New Roman"/>
              <w:color w:val="000000"/>
            </w:rPr>
          </w:rPrChange>
        </w:rPr>
        <w:fldChar w:fldCharType="separate"/>
      </w:r>
      <w:r w:rsidR="00CC16AE" w:rsidRPr="006837B3">
        <w:rPr>
          <w:rFonts w:ascii="Times New Roman" w:eastAsia="Calibri" w:hAnsi="Times New Roman" w:cs="Times New Roman"/>
          <w:noProof/>
          <w:color w:val="000000"/>
        </w:rPr>
        <w:t>(Weil &amp; Knowlton, 1989)</w:t>
      </w:r>
      <w:r w:rsidR="00CC16AE" w:rsidRPr="006837B3">
        <w:rPr>
          <w:rFonts w:ascii="Times New Roman" w:eastAsia="Calibri" w:hAnsi="Times New Roman" w:cs="Times New Roman"/>
          <w:color w:val="000000"/>
        </w:rPr>
        <w:fldChar w:fldCharType="end"/>
      </w:r>
      <w:r w:rsidR="00CC16AE" w:rsidRPr="009F6551">
        <w:rPr>
          <w:rFonts w:ascii="Times New Roman" w:eastAsia="Calibri" w:hAnsi="Times New Roman" w:cs="Times New Roman"/>
          <w:color w:val="000000"/>
        </w:rPr>
        <w:t xml:space="preserve">. Although the species can </w:t>
      </w:r>
      <w:r w:rsidR="005B1018" w:rsidRPr="006837B3">
        <w:rPr>
          <w:rFonts w:ascii="Times New Roman" w:eastAsia="Calibri" w:hAnsi="Times New Roman" w:cs="Times New Roman"/>
          <w:color w:val="000000"/>
        </w:rPr>
        <w:t xml:space="preserve">now </w:t>
      </w:r>
      <w:r w:rsidR="00CC16AE" w:rsidRPr="006837B3">
        <w:rPr>
          <w:rFonts w:ascii="Times New Roman" w:eastAsia="Calibri" w:hAnsi="Times New Roman" w:cs="Times New Roman"/>
          <w:color w:val="000000"/>
        </w:rPr>
        <w:t xml:space="preserve">be distinguished visually, and were counted separately after 1994, the aggregate was used </w:t>
      </w:r>
      <w:r w:rsidR="000560AF" w:rsidRPr="006837B3">
        <w:rPr>
          <w:rFonts w:ascii="Times New Roman" w:eastAsia="Calibri" w:hAnsi="Times New Roman" w:cs="Times New Roman"/>
          <w:color w:val="000000"/>
        </w:rPr>
        <w:t>because the study began in 1992</w:t>
      </w:r>
      <w:r w:rsidR="0089444B" w:rsidRPr="006837B3">
        <w:rPr>
          <w:rFonts w:ascii="Times New Roman" w:eastAsia="Calibri" w:hAnsi="Times New Roman" w:cs="Times New Roman"/>
          <w:color w:val="000000"/>
        </w:rPr>
        <w:t xml:space="preserve"> before the distinction was discovered</w:t>
      </w:r>
      <w:r w:rsidR="000560AF" w:rsidRPr="006837B3">
        <w:rPr>
          <w:rFonts w:ascii="Times New Roman" w:eastAsia="Calibri" w:hAnsi="Times New Roman" w:cs="Times New Roman"/>
          <w:color w:val="000000"/>
        </w:rPr>
        <w:t>.</w:t>
      </w:r>
    </w:p>
    <w:p w14:paraId="30299004" w14:textId="1F261EF1" w:rsidR="000560AF" w:rsidRPr="00F275FA" w:rsidRDefault="009F1381">
      <w:pPr>
        <w:spacing w:line="480" w:lineRule="auto"/>
        <w:outlineLvl w:val="0"/>
        <w:rPr>
          <w:rFonts w:ascii="Times New Roman" w:eastAsia="Calibri" w:hAnsi="Times New Roman" w:cs="Times New Roman"/>
          <w:i/>
          <w:rPrChange w:id="432" w:author="Nicole" w:date="2018-08-14T12:43:00Z">
            <w:rPr>
              <w:rFonts w:ascii="Times New Roman" w:eastAsia="Calibri" w:hAnsi="Times New Roman" w:cs="Times New Roman"/>
              <w:i/>
            </w:rPr>
          </w:rPrChange>
        </w:rPr>
        <w:pPrChange w:id="433" w:author="Nicole" w:date="2018-08-14T10:15:00Z">
          <w:pPr>
            <w:spacing w:line="720" w:lineRule="auto"/>
            <w:outlineLvl w:val="0"/>
          </w:pPr>
        </w:pPrChange>
      </w:pPr>
      <w:r w:rsidRPr="00F275FA">
        <w:rPr>
          <w:rFonts w:ascii="Times New Roman" w:eastAsia="Calibri" w:hAnsi="Times New Roman" w:cs="Times New Roman"/>
          <w:i/>
          <w:rPrChange w:id="434" w:author="Nicole" w:date="2018-08-14T12:43:00Z">
            <w:rPr>
              <w:rFonts w:ascii="Times New Roman" w:eastAsia="Calibri" w:hAnsi="Times New Roman" w:cs="Times New Roman"/>
              <w:i/>
            </w:rPr>
          </w:rPrChange>
        </w:rPr>
        <w:t>Functional groups</w:t>
      </w:r>
    </w:p>
    <w:p w14:paraId="507C7ADB" w14:textId="3DC3A96F" w:rsidR="000560AF" w:rsidRPr="006837B3" w:rsidRDefault="00672F8E">
      <w:pPr>
        <w:spacing w:line="480" w:lineRule="auto"/>
        <w:ind w:firstLine="720"/>
        <w:rPr>
          <w:rFonts w:ascii="Times New Roman" w:hAnsi="Times New Roman" w:cs="Times New Roman"/>
        </w:rPr>
        <w:pPrChange w:id="435" w:author="Nicole" w:date="2018-08-14T10:15:00Z">
          <w:pPr>
            <w:spacing w:line="720" w:lineRule="auto"/>
            <w:ind w:firstLine="720"/>
          </w:pPr>
        </w:pPrChange>
      </w:pPr>
      <w:ins w:id="436" w:author="Nicole" w:date="2018-08-14T11:48:00Z">
        <w:r w:rsidRPr="00F275FA">
          <w:rPr>
            <w:rFonts w:ascii="Times New Roman" w:hAnsi="Times New Roman" w:cs="Times New Roman"/>
            <w:rPrChange w:id="437" w:author="Nicole" w:date="2018-08-14T12:43:00Z">
              <w:rPr>
                <w:rFonts w:ascii="Times New Roman" w:hAnsi="Times New Roman" w:cs="Times New Roman"/>
              </w:rPr>
            </w:rPrChange>
          </w:rPr>
          <w:t>Species will also be classified based on their functional role within the ecosystem b</w:t>
        </w:r>
      </w:ins>
      <w:commentRangeStart w:id="438"/>
      <w:del w:id="439" w:author="Nicole" w:date="2018-08-14T11:48:00Z">
        <w:r w:rsidR="000560AF" w:rsidRPr="00F275FA" w:rsidDel="00672F8E">
          <w:rPr>
            <w:rFonts w:ascii="Times New Roman" w:hAnsi="Times New Roman" w:cs="Times New Roman"/>
            <w:rPrChange w:id="440" w:author="Nicole" w:date="2018-08-14T12:43:00Z">
              <w:rPr>
                <w:rFonts w:ascii="Times New Roman" w:hAnsi="Times New Roman" w:cs="Times New Roman"/>
              </w:rPr>
            </w:rPrChange>
          </w:rPr>
          <w:delText>B</w:delText>
        </w:r>
      </w:del>
      <w:r w:rsidR="000560AF" w:rsidRPr="00F275FA">
        <w:rPr>
          <w:rFonts w:ascii="Times New Roman" w:hAnsi="Times New Roman" w:cs="Times New Roman"/>
          <w:rPrChange w:id="441" w:author="Nicole" w:date="2018-08-14T12:43:00Z">
            <w:rPr>
              <w:rFonts w:ascii="Times New Roman" w:hAnsi="Times New Roman" w:cs="Times New Roman"/>
            </w:rPr>
          </w:rPrChange>
        </w:rPr>
        <w:t xml:space="preserve">ecause </w:t>
      </w:r>
      <w:commentRangeEnd w:id="438"/>
      <w:r w:rsidR="007175A5" w:rsidRPr="00F275FA">
        <w:rPr>
          <w:rStyle w:val="CommentReference"/>
          <w:rFonts w:ascii="Times New Roman" w:hAnsi="Times New Roman" w:cs="Times New Roman"/>
          <w:sz w:val="24"/>
          <w:szCs w:val="24"/>
          <w:rPrChange w:id="442" w:author="Nicole" w:date="2018-08-14T12:43:00Z">
            <w:rPr>
              <w:rStyle w:val="CommentReference"/>
            </w:rPr>
          </w:rPrChange>
        </w:rPr>
        <w:commentReference w:id="438"/>
      </w:r>
      <w:r w:rsidR="000560AF" w:rsidRPr="009F6551">
        <w:rPr>
          <w:rFonts w:ascii="Times New Roman" w:hAnsi="Times New Roman" w:cs="Times New Roman"/>
        </w:rPr>
        <w:t xml:space="preserve">the diversity of functional groups has been shown to increase reef resilience </w:t>
      </w:r>
      <w:r w:rsidR="000560AF" w:rsidRPr="009F6551">
        <w:rPr>
          <w:rFonts w:ascii="Times New Roman" w:hAnsi="Times New Roman" w:cs="Times New Roman"/>
        </w:rPr>
        <w:fldChar w:fldCharType="begin" w:fldLock="1"/>
      </w:r>
      <w:r w:rsidR="00605415" w:rsidRPr="00F275FA">
        <w:rPr>
          <w:rFonts w:ascii="Times New Roman" w:hAnsi="Times New Roman" w:cs="Times New Roman"/>
          <w:rPrChange w:id="443" w:author="Nicole" w:date="2018-08-14T12:43:00Z">
            <w:rPr>
              <w:rFonts w:ascii="Times New Roman" w:hAnsi="Times New Roman" w:cs="Times New Roman"/>
            </w:rPr>
          </w:rPrChange>
        </w:rPr>
        <w:instrText>ADDIN CSL_CITATION {"citationItems":[{"id":"ITEM-1","itemData":{"DOI":"10.1579/0044-7447-35.1.30","ISBN":"0044-7447","ISSN":"0044-7447","PMID":"16615697","abstract":"To improve coral reef management, a deeper understanding of biodiversity across scales in the context of functional groups is required. The focus of this paper is on the role of diversity within functional groups in securing important ecosystem processes that contribute to the resilience of coral-dominated reef states. Two important components of species biodiversity that confer ecosystem resilience are analyzed: redundancy and the diversity of responses within functional groups to change. Three critical functional groups are used to illustrate the interaction between these two components and their role in coral reef resilience: zooxanthellae (symbiotic micro algae in reef-building corals), reef-building corals, and herbivores. The paper further examines the consequences of undermining functional redundancy and response diversity and addresses strategies to secure ecological processes that are critical for coral reef resilience.","author":[{"dropping-particle":"","family":"Nyström","given":"Magnus","non-dropping-particle":"","parse-names":false,"suffix":""}],"container-title":"AMBIO: A Journal of the Human Environment","id":"ITEM-1","issue":"1","issued":{"date-parts":[["2006"]]},"page":"30-35","title":"Redundancy and response diversity of functional groups: Implications for the resilience of coral reefs","type":"article-journal","volume":"35"},"uris":["http://www.mendeley.com/documents/?uuid=c75ab571-a532-4b63-8930-1c0134b13cdb"]}],"mendeley":{"formattedCitation":"(Nyström, 2006)","plainTextFormattedCitation":"(Nyström, 2006)","previouslyFormattedCitation":"(Nyström, 2006)"},"properties":{"noteIndex":0},"schema":"https://github.com/citation-style-language/schema/raw/master/csl-citation.json"}</w:instrText>
      </w:r>
      <w:r w:rsidR="000560AF" w:rsidRPr="00F275FA">
        <w:rPr>
          <w:rFonts w:ascii="Times New Roman" w:hAnsi="Times New Roman" w:cs="Times New Roman"/>
          <w:rPrChange w:id="444" w:author="Nicole" w:date="2018-08-14T12:43:00Z">
            <w:rPr>
              <w:rFonts w:ascii="Times New Roman" w:hAnsi="Times New Roman" w:cs="Times New Roman"/>
            </w:rPr>
          </w:rPrChange>
        </w:rPr>
        <w:fldChar w:fldCharType="separate"/>
      </w:r>
      <w:r w:rsidR="000560AF" w:rsidRPr="006837B3">
        <w:rPr>
          <w:rFonts w:ascii="Times New Roman" w:hAnsi="Times New Roman" w:cs="Times New Roman"/>
          <w:noProof/>
        </w:rPr>
        <w:t>(Nyström, 2006)</w:t>
      </w:r>
      <w:r w:rsidR="000560AF" w:rsidRPr="006837B3">
        <w:rPr>
          <w:rFonts w:ascii="Times New Roman" w:hAnsi="Times New Roman" w:cs="Times New Roman"/>
        </w:rPr>
        <w:fldChar w:fldCharType="end"/>
      </w:r>
      <w:del w:id="445" w:author="Nicole" w:date="2018-08-14T11:48:00Z">
        <w:r w:rsidR="000560AF" w:rsidRPr="009F6551" w:rsidDel="00672F8E">
          <w:rPr>
            <w:rFonts w:ascii="Times New Roman" w:hAnsi="Times New Roman" w:cs="Times New Roman"/>
          </w:rPr>
          <w:delText xml:space="preserve">, species </w:delText>
        </w:r>
        <w:r w:rsidR="009F1381" w:rsidRPr="006837B3" w:rsidDel="00672F8E">
          <w:rPr>
            <w:rFonts w:ascii="Times New Roman" w:hAnsi="Times New Roman" w:cs="Times New Roman"/>
          </w:rPr>
          <w:delText xml:space="preserve">will also </w:delText>
        </w:r>
        <w:r w:rsidR="000560AF" w:rsidRPr="006837B3" w:rsidDel="00672F8E">
          <w:rPr>
            <w:rFonts w:ascii="Times New Roman" w:hAnsi="Times New Roman" w:cs="Times New Roman"/>
          </w:rPr>
          <w:delText xml:space="preserve">be </w:delText>
        </w:r>
        <w:r w:rsidR="009F1381" w:rsidRPr="006837B3" w:rsidDel="00672F8E">
          <w:rPr>
            <w:rFonts w:ascii="Times New Roman" w:hAnsi="Times New Roman" w:cs="Times New Roman"/>
          </w:rPr>
          <w:delText xml:space="preserve">classified </w:delText>
        </w:r>
        <w:r w:rsidR="000560AF" w:rsidRPr="006837B3" w:rsidDel="00672F8E">
          <w:rPr>
            <w:rFonts w:ascii="Times New Roman" w:hAnsi="Times New Roman" w:cs="Times New Roman"/>
          </w:rPr>
          <w:delText>based on their functional role within the ecosystem</w:delText>
        </w:r>
      </w:del>
      <w:r w:rsidR="000560AF" w:rsidRPr="006837B3">
        <w:rPr>
          <w:rFonts w:ascii="Times New Roman" w:hAnsi="Times New Roman" w:cs="Times New Roman"/>
        </w:rPr>
        <w:t xml:space="preserve">. For sponges, the major functional roles consist of erosion, stabilization (accretion), bentho-pelagic coupling, and </w:t>
      </w:r>
      <w:commentRangeStart w:id="446"/>
      <w:r w:rsidR="000560AF" w:rsidRPr="006837B3">
        <w:rPr>
          <w:rFonts w:ascii="Times New Roman" w:hAnsi="Times New Roman" w:cs="Times New Roman"/>
        </w:rPr>
        <w:t>associations with other organisms</w:t>
      </w:r>
      <w:ins w:id="447" w:author="Nicole" w:date="2018-08-14T13:57:00Z">
        <w:r w:rsidR="0051515C">
          <w:rPr>
            <w:rFonts w:ascii="Times New Roman" w:hAnsi="Times New Roman" w:cs="Times New Roman"/>
          </w:rPr>
          <w:t xml:space="preserve"> such as, settlement substrate for algae, habitat for microorganisms, and protecting </w:t>
        </w:r>
      </w:ins>
      <w:ins w:id="448" w:author="Nicole" w:date="2018-08-14T13:58:00Z">
        <w:r w:rsidR="0051515C">
          <w:rPr>
            <w:rFonts w:ascii="Times New Roman" w:hAnsi="Times New Roman" w:cs="Times New Roman"/>
          </w:rPr>
          <w:t>bivalves</w:t>
        </w:r>
      </w:ins>
      <w:ins w:id="449" w:author="Nicole" w:date="2018-08-14T13:57:00Z">
        <w:r w:rsidR="0051515C">
          <w:rPr>
            <w:rFonts w:ascii="Times New Roman" w:hAnsi="Times New Roman" w:cs="Times New Roman"/>
          </w:rPr>
          <w:t xml:space="preserve"> from predation</w:t>
        </w:r>
      </w:ins>
      <w:r w:rsidR="000560AF" w:rsidRPr="009F6551">
        <w:rPr>
          <w:rFonts w:ascii="Times New Roman" w:hAnsi="Times New Roman" w:cs="Times New Roman"/>
        </w:rPr>
        <w:t xml:space="preserve"> </w:t>
      </w:r>
      <w:commentRangeEnd w:id="446"/>
      <w:r w:rsidR="007175A5" w:rsidRPr="00F275FA">
        <w:rPr>
          <w:rStyle w:val="CommentReference"/>
          <w:rFonts w:ascii="Times New Roman" w:hAnsi="Times New Roman" w:cs="Times New Roman"/>
          <w:sz w:val="24"/>
          <w:szCs w:val="24"/>
          <w:rPrChange w:id="450" w:author="Nicole" w:date="2018-08-14T12:43:00Z">
            <w:rPr>
              <w:rStyle w:val="CommentReference"/>
            </w:rPr>
          </w:rPrChange>
        </w:rPr>
        <w:commentReference w:id="446"/>
      </w:r>
      <w:r w:rsidR="000560AF" w:rsidRPr="009F6551">
        <w:rPr>
          <w:rFonts w:ascii="Times New Roman" w:hAnsi="Times New Roman" w:cs="Times New Roman"/>
        </w:rPr>
        <w:fldChar w:fldCharType="begin" w:fldLock="1"/>
      </w:r>
      <w:r w:rsidR="00605415" w:rsidRPr="00F275FA">
        <w:rPr>
          <w:rFonts w:ascii="Times New Roman" w:hAnsi="Times New Roman" w:cs="Times New Roman"/>
          <w:rPrChange w:id="451" w:author="Nicole" w:date="2018-08-14T12:43:00Z">
            <w:rPr>
              <w:rFonts w:ascii="Times New Roman" w:hAnsi="Times New Roman" w:cs="Times New Roman"/>
            </w:rPr>
          </w:rPrChange>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F275FA">
        <w:rPr>
          <w:rFonts w:ascii="Times New Roman" w:hAnsi="Times New Roman" w:cs="Times New Roman"/>
          <w:rPrChange w:id="452" w:author="Nicole" w:date="2018-08-14T12:43:00Z">
            <w:rPr>
              <w:rFonts w:ascii="Times New Roman" w:hAnsi="Times New Roman" w:cs="Times New Roman"/>
            </w:rPr>
          </w:rPrChange>
        </w:rPr>
        <w:fldChar w:fldCharType="separate"/>
      </w:r>
      <w:r w:rsidR="000560AF" w:rsidRPr="006837B3">
        <w:rPr>
          <w:rFonts w:ascii="Times New Roman" w:hAnsi="Times New Roman" w:cs="Times New Roman"/>
          <w:noProof/>
        </w:rPr>
        <w:t>(Bell, 2008)</w:t>
      </w:r>
      <w:r w:rsidR="000560AF" w:rsidRPr="006837B3">
        <w:rPr>
          <w:rFonts w:ascii="Times New Roman" w:hAnsi="Times New Roman" w:cs="Times New Roman"/>
        </w:rPr>
        <w:fldChar w:fldCharType="end"/>
      </w:r>
      <w:r w:rsidR="000560AF" w:rsidRPr="009F6551">
        <w:rPr>
          <w:rFonts w:ascii="Times New Roman" w:hAnsi="Times New Roman" w:cs="Times New Roman"/>
        </w:rPr>
        <w:t>. Although not understood as well as the others, bentho-pelagic coupling may have significant impacts on the microhabitats available in the reef because some sponges have pumping rate</w:t>
      </w:r>
      <w:r w:rsidR="000560AF" w:rsidRPr="006837B3">
        <w:rPr>
          <w:rFonts w:ascii="Times New Roman" w:hAnsi="Times New Roman" w:cs="Times New Roman"/>
        </w:rPr>
        <w:t xml:space="preserve">s of two times their own volume of water per hour </w:t>
      </w:r>
      <w:r w:rsidR="000560AF" w:rsidRPr="009F6551">
        <w:rPr>
          <w:rFonts w:ascii="Times New Roman" w:hAnsi="Times New Roman" w:cs="Times New Roman"/>
        </w:rPr>
        <w:fldChar w:fldCharType="begin" w:fldLock="1"/>
      </w:r>
      <w:r w:rsidR="00605415" w:rsidRPr="00F275FA">
        <w:rPr>
          <w:rFonts w:ascii="Times New Roman" w:hAnsi="Times New Roman" w:cs="Times New Roman"/>
          <w:rPrChange w:id="453" w:author="Nicole" w:date="2018-08-14T12:43:00Z">
            <w:rPr>
              <w:rFonts w:ascii="Times New Roman" w:hAnsi="Times New Roman" w:cs="Times New Roman"/>
            </w:rPr>
          </w:rPrChange>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F275FA">
        <w:rPr>
          <w:rFonts w:ascii="Times New Roman" w:hAnsi="Times New Roman" w:cs="Times New Roman"/>
          <w:rPrChange w:id="454" w:author="Nicole" w:date="2018-08-14T12:43:00Z">
            <w:rPr>
              <w:rFonts w:ascii="Times New Roman" w:hAnsi="Times New Roman" w:cs="Times New Roman"/>
            </w:rPr>
          </w:rPrChange>
        </w:rPr>
        <w:fldChar w:fldCharType="separate"/>
      </w:r>
      <w:r w:rsidR="000560AF" w:rsidRPr="006837B3">
        <w:rPr>
          <w:rFonts w:ascii="Times New Roman" w:hAnsi="Times New Roman" w:cs="Times New Roman"/>
          <w:noProof/>
        </w:rPr>
        <w:t>(Bell, 2008)</w:t>
      </w:r>
      <w:r w:rsidR="000560AF" w:rsidRPr="006837B3">
        <w:rPr>
          <w:rFonts w:ascii="Times New Roman" w:hAnsi="Times New Roman" w:cs="Times New Roman"/>
        </w:rPr>
        <w:fldChar w:fldCharType="end"/>
      </w:r>
      <w:r w:rsidR="000560AF" w:rsidRPr="009F6551">
        <w:rPr>
          <w:rFonts w:ascii="Times New Roman" w:hAnsi="Times New Roman" w:cs="Times New Roman"/>
        </w:rPr>
        <w:t xml:space="preserve">. Coral functional roles </w:t>
      </w:r>
      <w:r w:rsidR="009F1381" w:rsidRPr="006837B3">
        <w:rPr>
          <w:rFonts w:ascii="Times New Roman" w:hAnsi="Times New Roman" w:cs="Times New Roman"/>
        </w:rPr>
        <w:t>will be defined</w:t>
      </w:r>
      <w:r w:rsidR="000560AF" w:rsidRPr="006837B3">
        <w:rPr>
          <w:rFonts w:ascii="Times New Roman" w:hAnsi="Times New Roman" w:cs="Times New Roman"/>
        </w:rPr>
        <w:t xml:space="preserve"> by colony shape and </w:t>
      </w:r>
      <w:r w:rsidR="009F1381" w:rsidRPr="006837B3">
        <w:rPr>
          <w:rFonts w:ascii="Times New Roman" w:hAnsi="Times New Roman" w:cs="Times New Roman"/>
        </w:rPr>
        <w:t xml:space="preserve">morphology </w:t>
      </w:r>
      <w:r w:rsidR="000560AF" w:rsidRPr="009F6551">
        <w:rPr>
          <w:rFonts w:ascii="Times New Roman" w:hAnsi="Times New Roman" w:cs="Times New Roman"/>
        </w:rPr>
        <w:fldChar w:fldCharType="begin" w:fldLock="1"/>
      </w:r>
      <w:r w:rsidR="00DA779B" w:rsidRPr="00F275FA">
        <w:rPr>
          <w:rFonts w:ascii="Times New Roman" w:hAnsi="Times New Roman" w:cs="Times New Roman"/>
          <w:rPrChange w:id="455" w:author="Nicole" w:date="2018-08-14T12:43:00Z">
            <w:rPr>
              <w:rFonts w:ascii="Times New Roman" w:hAnsi="Times New Roman" w:cs="Times New Roman"/>
            </w:rPr>
          </w:rPrChange>
        </w:rPr>
        <w:instrText>ADDIN CSL_CITATION {"citationItems":[{"id":"ITEM-1","itemData":{"DOI":"https://doi.org/10.1038/nature21707","ISBN":"0028-0836","PMID":"15215854","abstract":"The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 R.","non-dropping-particle":"","parse-names":false,"suffix":""},{"dropping-particle":"","family":"Hughes","given":"T. P.","non-dropping-particle":"","parse-names":false,"suffix":""},{"dropping-particle":"","family":"Folke","given":"C.","non-dropping-particle":"","parse-names":false,"suffix":""},{"dropping-particle":"","family":"Nyström","given":"M.","non-dropping-particle":"","parse-names":false,"suffix":""}],"container-title":"Nature","id":"ITEM-1","issued":{"date-parts":[["2004"]]},"page":"827-833","title":"Confronting the coral reef crisis","type":"article-journal","volume":"429"},"uris":["http://www.mendeley.com/documents/?uuid=7144a4de-32ac-4a05-a110-2a8727c2638f"]}],"mendeley":{"formattedCitation":"(Bellwood,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0560AF" w:rsidRPr="00F275FA">
        <w:rPr>
          <w:rFonts w:ascii="Times New Roman" w:hAnsi="Times New Roman" w:cs="Times New Roman"/>
          <w:rPrChange w:id="456" w:author="Nicole" w:date="2018-08-14T12:43:00Z">
            <w:rPr>
              <w:rFonts w:ascii="Times New Roman" w:hAnsi="Times New Roman" w:cs="Times New Roman"/>
            </w:rPr>
          </w:rPrChange>
        </w:rPr>
        <w:fldChar w:fldCharType="separate"/>
      </w:r>
      <w:r w:rsidR="00397CE8" w:rsidRPr="006837B3">
        <w:rPr>
          <w:rFonts w:ascii="Times New Roman" w:hAnsi="Times New Roman" w:cs="Times New Roman"/>
          <w:noProof/>
        </w:rPr>
        <w:t>(Bellwood, Hughes, Folke, &amp; Nyström, 2004)</w:t>
      </w:r>
      <w:r w:rsidR="000560AF" w:rsidRPr="006837B3">
        <w:rPr>
          <w:rFonts w:ascii="Times New Roman" w:hAnsi="Times New Roman" w:cs="Times New Roman"/>
        </w:rPr>
        <w:fldChar w:fldCharType="end"/>
      </w:r>
      <w:r w:rsidR="007175A5" w:rsidRPr="009F6551">
        <w:rPr>
          <w:rFonts w:ascii="Times New Roman" w:hAnsi="Times New Roman" w:cs="Times New Roman"/>
        </w:rPr>
        <w:t>, as well as</w:t>
      </w:r>
      <w:ins w:id="457" w:author="Nicole" w:date="2018-08-14T11:50:00Z">
        <w:r w:rsidRPr="006837B3">
          <w:rPr>
            <w:rFonts w:ascii="Times New Roman" w:hAnsi="Times New Roman" w:cs="Times New Roman"/>
          </w:rPr>
          <w:t xml:space="preserve"> </w:t>
        </w:r>
      </w:ins>
      <w:ins w:id="458" w:author="Graham Forrester" w:date="2018-08-10T14:56:00Z">
        <w:del w:id="459" w:author="Nicole" w:date="2018-08-14T11:50:00Z">
          <w:r w:rsidR="009F1381" w:rsidRPr="006837B3" w:rsidDel="00672F8E">
            <w:rPr>
              <w:rFonts w:ascii="Times New Roman" w:hAnsi="Times New Roman" w:cs="Times New Roman"/>
            </w:rPr>
            <w:delText xml:space="preserve"> </w:delText>
          </w:r>
        </w:del>
      </w:ins>
      <w:r w:rsidR="000560AF" w:rsidRPr="006837B3">
        <w:rPr>
          <w:rFonts w:ascii="Times New Roman" w:hAnsi="Times New Roman" w:cs="Times New Roman"/>
        </w:rPr>
        <w:t xml:space="preserve">life history </w:t>
      </w:r>
      <w:r w:rsidR="009F1381" w:rsidRPr="006837B3">
        <w:rPr>
          <w:rFonts w:ascii="Times New Roman" w:hAnsi="Times New Roman" w:cs="Times New Roman"/>
        </w:rPr>
        <w:t xml:space="preserve">strategy </w:t>
      </w:r>
      <w:r w:rsidR="000560AF" w:rsidRPr="009F6551">
        <w:rPr>
          <w:rFonts w:ascii="Times New Roman" w:hAnsi="Times New Roman" w:cs="Times New Roman"/>
        </w:rPr>
        <w:fldChar w:fldCharType="begin" w:fldLock="1"/>
      </w:r>
      <w:r w:rsidR="00605415" w:rsidRPr="00F275FA">
        <w:rPr>
          <w:rFonts w:ascii="Times New Roman" w:hAnsi="Times New Roman" w:cs="Times New Roman"/>
          <w:rPrChange w:id="460" w:author="Nicole" w:date="2018-08-14T12:43:00Z">
            <w:rPr>
              <w:rFonts w:ascii="Times New Roman" w:hAnsi="Times New Roman" w:cs="Times New Roman"/>
            </w:rPr>
          </w:rPrChange>
        </w:rPr>
        <w:instrText>ADDIN CSL_CITATION {"citationItems":[{"id":"ITEM-1","itemData":{"author":[{"dropping-particle":"","family":"Bak","given":"Rolf P. M.","non-dropping-particle":"","parse-names":false,"suffix":""},{"dropping-particle":"","family":"Engel","given":"M. S.","non-dropping-particle":"","parse-names":false,"suffix":""}],"container-title":"Marine Biology","id":"ITEM-1","issued":{"date-parts":[["1979"]]},"page":"341-352","title":"Distribution, abundance and survival of juvenile hermatypic corals (Scleractina) and the importance of life history strategies in the parent coral community","type":"article-journal","volume":"54"},"uris":["http://www.mendeley.com/documents/?uuid=c73dbc90-8e7d-4bb8-801b-c8b28167811b"]}],"mendeley":{"formattedCitation":"(Bak &amp; Engel, 1979)","plainTextFormattedCitation":"(Bak &amp; Engel, 1979)","previouslyFormattedCitation":"(Bak &amp; Engel, 1979)"},"properties":{"noteIndex":0},"schema":"https://github.com/citation-style-language/schema/raw/master/csl-citation.json"}</w:instrText>
      </w:r>
      <w:r w:rsidR="000560AF" w:rsidRPr="00F275FA">
        <w:rPr>
          <w:rFonts w:ascii="Times New Roman" w:hAnsi="Times New Roman" w:cs="Times New Roman"/>
          <w:rPrChange w:id="461" w:author="Nicole" w:date="2018-08-14T12:43:00Z">
            <w:rPr>
              <w:rFonts w:ascii="Times New Roman" w:hAnsi="Times New Roman" w:cs="Times New Roman"/>
            </w:rPr>
          </w:rPrChange>
        </w:rPr>
        <w:fldChar w:fldCharType="separate"/>
      </w:r>
      <w:r w:rsidR="000560AF" w:rsidRPr="009F6551">
        <w:rPr>
          <w:rFonts w:ascii="Times New Roman" w:hAnsi="Times New Roman" w:cs="Times New Roman"/>
          <w:noProof/>
        </w:rPr>
        <w:t>(Bak &amp; En</w:t>
      </w:r>
      <w:r w:rsidR="000560AF" w:rsidRPr="006837B3">
        <w:rPr>
          <w:rFonts w:ascii="Times New Roman" w:hAnsi="Times New Roman" w:cs="Times New Roman"/>
          <w:noProof/>
        </w:rPr>
        <w:t>gel, 1979)</w:t>
      </w:r>
      <w:r w:rsidR="000560AF" w:rsidRPr="009F6551">
        <w:rPr>
          <w:rFonts w:ascii="Times New Roman" w:hAnsi="Times New Roman" w:cs="Times New Roman"/>
        </w:rPr>
        <w:fldChar w:fldCharType="end"/>
      </w:r>
      <w:r w:rsidR="000560AF" w:rsidRPr="009F6551">
        <w:rPr>
          <w:rFonts w:ascii="Times New Roman" w:hAnsi="Times New Roman" w:cs="Times New Roman"/>
        </w:rPr>
        <w:t>.</w:t>
      </w:r>
      <w:r w:rsidR="007629C0" w:rsidRPr="009F6551">
        <w:rPr>
          <w:rFonts w:ascii="Times New Roman" w:hAnsi="Times New Roman" w:cs="Times New Roman"/>
        </w:rPr>
        <w:t xml:space="preserve"> Because</w:t>
      </w:r>
      <w:r w:rsidR="007629C0" w:rsidRPr="006837B3">
        <w:rPr>
          <w:rFonts w:ascii="Times New Roman" w:hAnsi="Times New Roman" w:cs="Times New Roman"/>
        </w:rPr>
        <w:t xml:space="preserve"> fish influence the community primarily though their role as consumers, they will be classified by trophic group and maximum body size</w:t>
      </w:r>
      <w:del w:id="462" w:author="Nicole" w:date="2018-08-14T14:07:00Z">
        <w:r w:rsidR="007629C0" w:rsidRPr="006837B3" w:rsidDel="009F6551">
          <w:rPr>
            <w:rFonts w:ascii="Times New Roman" w:hAnsi="Times New Roman" w:cs="Times New Roman"/>
          </w:rPr>
          <w:delText xml:space="preserve"> </w:delText>
        </w:r>
      </w:del>
      <w:ins w:id="463" w:author="Nicole" w:date="2018-08-14T14:09:00Z">
        <w:r w:rsidR="009F6551">
          <w:rPr>
            <w:rFonts w:ascii="Times New Roman" w:hAnsi="Times New Roman" w:cs="Times New Roman"/>
          </w:rPr>
          <w:fldChar w:fldCharType="begin" w:fldLock="1"/>
        </w:r>
      </w:ins>
      <w:r w:rsidR="00ED45D0">
        <w:rPr>
          <w:rFonts w:ascii="Times New Roman"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009F6551">
        <w:rPr>
          <w:rFonts w:ascii="Times New Roman" w:hAnsi="Times New Roman" w:cs="Times New Roman"/>
        </w:rPr>
        <w:fldChar w:fldCharType="separate"/>
      </w:r>
      <w:r w:rsidR="009F6551" w:rsidRPr="009F6551">
        <w:rPr>
          <w:rFonts w:ascii="Times New Roman" w:hAnsi="Times New Roman" w:cs="Times New Roman"/>
          <w:noProof/>
        </w:rPr>
        <w:t>(Halpern &amp; Floeter, 2008)</w:t>
      </w:r>
      <w:ins w:id="464" w:author="Nicole" w:date="2018-08-14T14:09:00Z">
        <w:r w:rsidR="009F6551">
          <w:rPr>
            <w:rFonts w:ascii="Times New Roman" w:hAnsi="Times New Roman" w:cs="Times New Roman"/>
          </w:rPr>
          <w:fldChar w:fldCharType="end"/>
        </w:r>
      </w:ins>
      <w:del w:id="465" w:author="Nicole" w:date="2018-08-14T14:07:00Z">
        <w:r w:rsidR="007629C0" w:rsidRPr="006837B3" w:rsidDel="009F6551">
          <w:rPr>
            <w:rFonts w:ascii="Times New Roman" w:hAnsi="Times New Roman" w:cs="Times New Roman"/>
          </w:rPr>
          <w:delText>(Halpern &amp; Floeter 2008)</w:delText>
        </w:r>
      </w:del>
      <w:r w:rsidR="007629C0" w:rsidRPr="006837B3">
        <w:rPr>
          <w:rFonts w:ascii="Times New Roman" w:hAnsi="Times New Roman" w:cs="Times New Roman"/>
        </w:rPr>
        <w:t>.</w:t>
      </w:r>
    </w:p>
    <w:p w14:paraId="528212FA" w14:textId="56618AF8" w:rsidR="007D7C82" w:rsidRPr="009F6551" w:rsidRDefault="00C11D4B">
      <w:pPr>
        <w:spacing w:line="480" w:lineRule="auto"/>
        <w:rPr>
          <w:rFonts w:ascii="Times New Roman" w:hAnsi="Times New Roman" w:cs="Times New Roman"/>
        </w:rPr>
        <w:pPrChange w:id="466" w:author="Nicole" w:date="2018-08-14T10:15:00Z">
          <w:pPr>
            <w:spacing w:line="720" w:lineRule="auto"/>
          </w:pPr>
        </w:pPrChange>
      </w:pPr>
      <w:r w:rsidRPr="006837B3">
        <w:rPr>
          <w:rFonts w:ascii="Times New Roman" w:hAnsi="Times New Roman" w:cs="Times New Roman"/>
        </w:rPr>
        <w:tab/>
      </w:r>
      <w:commentRangeStart w:id="467"/>
      <w:del w:id="468" w:author="Nicole" w:date="2018-08-14T14:15:00Z">
        <w:r w:rsidRPr="006837B3" w:rsidDel="000056FD">
          <w:rPr>
            <w:rFonts w:ascii="Times New Roman" w:hAnsi="Times New Roman" w:cs="Times New Roman"/>
          </w:rPr>
          <w:delText>For</w:delText>
        </w:r>
        <w:commentRangeEnd w:id="467"/>
        <w:r w:rsidR="007175A5" w:rsidRPr="00F275FA" w:rsidDel="000056FD">
          <w:rPr>
            <w:rStyle w:val="CommentReference"/>
            <w:rFonts w:ascii="Times New Roman" w:hAnsi="Times New Roman" w:cs="Times New Roman"/>
            <w:sz w:val="24"/>
            <w:szCs w:val="24"/>
            <w:rPrChange w:id="469" w:author="Nicole" w:date="2018-08-14T12:43:00Z">
              <w:rPr>
                <w:rStyle w:val="CommentReference"/>
              </w:rPr>
            </w:rPrChange>
          </w:rPr>
          <w:commentReference w:id="467"/>
        </w:r>
        <w:r w:rsidRPr="009F6551" w:rsidDel="000056FD">
          <w:rPr>
            <w:rFonts w:ascii="Times New Roman" w:hAnsi="Times New Roman" w:cs="Times New Roman"/>
          </w:rPr>
          <w:delText xml:space="preserve"> both RTU’s and functional groups, Bray-Curtis dissimilarity and nMDS will be applied.</w:delText>
        </w:r>
      </w:del>
    </w:p>
    <w:p w14:paraId="631EDE7B" w14:textId="77777777" w:rsidR="000560AF" w:rsidRPr="006837B3" w:rsidRDefault="000560AF">
      <w:pPr>
        <w:widowControl w:val="0"/>
        <w:tabs>
          <w:tab w:val="left" w:pos="220"/>
          <w:tab w:val="left" w:pos="720"/>
        </w:tabs>
        <w:autoSpaceDE w:val="0"/>
        <w:autoSpaceDN w:val="0"/>
        <w:adjustRightInd w:val="0"/>
        <w:spacing w:line="480" w:lineRule="auto"/>
        <w:outlineLvl w:val="0"/>
        <w:rPr>
          <w:rFonts w:ascii="Times New Roman" w:hAnsi="Times New Roman" w:cs="Times New Roman"/>
          <w:b/>
        </w:rPr>
        <w:pPrChange w:id="470" w:author="Nicole" w:date="2018-08-14T10:15:00Z">
          <w:pPr>
            <w:widowControl w:val="0"/>
            <w:tabs>
              <w:tab w:val="left" w:pos="220"/>
              <w:tab w:val="left" w:pos="720"/>
            </w:tabs>
            <w:autoSpaceDE w:val="0"/>
            <w:autoSpaceDN w:val="0"/>
            <w:adjustRightInd w:val="0"/>
            <w:spacing w:line="720" w:lineRule="auto"/>
            <w:outlineLvl w:val="0"/>
          </w:pPr>
        </w:pPrChange>
      </w:pPr>
      <w:r w:rsidRPr="006837B3">
        <w:rPr>
          <w:rFonts w:ascii="Times New Roman" w:hAnsi="Times New Roman" w:cs="Times New Roman"/>
          <w:b/>
        </w:rPr>
        <w:t>Resources Required</w:t>
      </w:r>
    </w:p>
    <w:p w14:paraId="3249F079" w14:textId="77777777" w:rsidR="000560AF" w:rsidRPr="006837B3" w:rsidRDefault="000560AF">
      <w:pPr>
        <w:widowControl w:val="0"/>
        <w:autoSpaceDE w:val="0"/>
        <w:autoSpaceDN w:val="0"/>
        <w:adjustRightInd w:val="0"/>
        <w:spacing w:line="480" w:lineRule="auto"/>
        <w:outlineLvl w:val="0"/>
        <w:rPr>
          <w:rFonts w:ascii="Times New Roman" w:hAnsi="Times New Roman" w:cs="Times New Roman"/>
        </w:rPr>
        <w:pPrChange w:id="471" w:author="Nicole" w:date="2018-08-14T10:15:00Z">
          <w:pPr>
            <w:widowControl w:val="0"/>
            <w:autoSpaceDE w:val="0"/>
            <w:autoSpaceDN w:val="0"/>
            <w:adjustRightInd w:val="0"/>
            <w:spacing w:line="720" w:lineRule="auto"/>
            <w:outlineLvl w:val="0"/>
          </w:pPr>
        </w:pPrChange>
      </w:pPr>
      <w:r w:rsidRPr="006837B3">
        <w:rPr>
          <w:rFonts w:ascii="Times New Roman" w:hAnsi="Times New Roman" w:cs="Times New Roman"/>
        </w:rPr>
        <w:t xml:space="preserve">Coral dataset; Sponge dataset; </w:t>
      </w:r>
      <w:r w:rsidR="004E7FA9" w:rsidRPr="006837B3">
        <w:rPr>
          <w:rFonts w:ascii="Times New Roman" w:hAnsi="Times New Roman" w:cs="Times New Roman"/>
        </w:rPr>
        <w:t xml:space="preserve">Reef fish dataset; </w:t>
      </w:r>
      <w:r w:rsidRPr="006837B3">
        <w:rPr>
          <w:rFonts w:ascii="Times New Roman" w:hAnsi="Times New Roman" w:cs="Times New Roman"/>
        </w:rPr>
        <w:t>Program R; R Studio</w:t>
      </w:r>
    </w:p>
    <w:p w14:paraId="599B18FD" w14:textId="77777777" w:rsidR="000560AF" w:rsidRPr="00F275FA" w:rsidRDefault="000560AF">
      <w:pPr>
        <w:widowControl w:val="0"/>
        <w:autoSpaceDE w:val="0"/>
        <w:autoSpaceDN w:val="0"/>
        <w:adjustRightInd w:val="0"/>
        <w:spacing w:line="480" w:lineRule="auto"/>
        <w:outlineLvl w:val="0"/>
        <w:rPr>
          <w:rFonts w:ascii="Times New Roman" w:hAnsi="Times New Roman" w:cs="Times New Roman"/>
          <w:b/>
          <w:rPrChange w:id="472" w:author="Nicole" w:date="2018-08-14T12:43:00Z">
            <w:rPr>
              <w:rFonts w:ascii="Times New Roman" w:hAnsi="Times New Roman" w:cs="Times New Roman"/>
              <w:b/>
            </w:rPr>
          </w:rPrChange>
        </w:rPr>
        <w:pPrChange w:id="473" w:author="Nicole" w:date="2018-08-14T10:15:00Z">
          <w:pPr>
            <w:widowControl w:val="0"/>
            <w:autoSpaceDE w:val="0"/>
            <w:autoSpaceDN w:val="0"/>
            <w:adjustRightInd w:val="0"/>
            <w:spacing w:line="720" w:lineRule="auto"/>
            <w:outlineLvl w:val="0"/>
          </w:pPr>
        </w:pPrChange>
      </w:pPr>
      <w:r w:rsidRPr="00F275FA">
        <w:rPr>
          <w:rFonts w:ascii="Times New Roman" w:hAnsi="Times New Roman" w:cs="Times New Roman"/>
          <w:b/>
          <w:rPrChange w:id="474" w:author="Nicole" w:date="2018-08-14T12:43:00Z">
            <w:rPr>
              <w:rFonts w:ascii="Times New Roman" w:hAnsi="Times New Roman" w:cs="Times New Roman"/>
              <w:b/>
            </w:rPr>
          </w:rPrChange>
        </w:rPr>
        <w:t>Literature Cited</w:t>
      </w:r>
    </w:p>
    <w:p w14:paraId="2E1A833E" w14:textId="77777777" w:rsidR="000560AF" w:rsidRPr="00F275FA" w:rsidRDefault="000560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Times New Roman" w:eastAsia="Times New Roman" w:hAnsi="Times New Roman" w:cs="Times New Roman"/>
          <w:color w:val="000000"/>
          <w:rPrChange w:id="475" w:author="Nicole" w:date="2018-08-14T12:43:00Z">
            <w:rPr>
              <w:rFonts w:ascii="Times New Roman" w:eastAsia="Times New Roman" w:hAnsi="Times New Roman" w:cs="Times New Roman"/>
              <w:color w:val="000000"/>
            </w:rPr>
          </w:rPrChange>
        </w:rPr>
        <w:pPrChange w:id="476" w:author="Nicole" w:date="2018-08-14T10:15: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pPr>
        </w:pPrChange>
      </w:pPr>
      <w:proofErr w:type="gramStart"/>
      <w:r w:rsidRPr="00F275FA">
        <w:rPr>
          <w:rFonts w:ascii="Times New Roman" w:eastAsia="Times New Roman" w:hAnsi="Times New Roman" w:cs="Times New Roman"/>
          <w:color w:val="000000"/>
          <w:rPrChange w:id="477" w:author="Nicole" w:date="2018-08-14T12:43:00Z">
            <w:rPr>
              <w:rFonts w:ascii="Times New Roman" w:eastAsia="Times New Roman" w:hAnsi="Times New Roman" w:cs="Times New Roman"/>
              <w:color w:val="000000"/>
            </w:rPr>
          </w:rPrChange>
        </w:rPr>
        <w:t>R Core Team (2017).</w:t>
      </w:r>
      <w:proofErr w:type="gramEnd"/>
      <w:r w:rsidRPr="00F275FA">
        <w:rPr>
          <w:rFonts w:ascii="Times New Roman" w:eastAsia="Times New Roman" w:hAnsi="Times New Roman" w:cs="Times New Roman"/>
          <w:color w:val="000000"/>
          <w:rPrChange w:id="478" w:author="Nicole" w:date="2018-08-14T12:43:00Z">
            <w:rPr>
              <w:rFonts w:ascii="Times New Roman" w:eastAsia="Times New Roman" w:hAnsi="Times New Roman" w:cs="Times New Roman"/>
              <w:color w:val="000000"/>
            </w:rPr>
          </w:rPrChange>
        </w:rPr>
        <w:t xml:space="preserve"> </w:t>
      </w:r>
      <w:bookmarkStart w:id="479" w:name="_GoBack"/>
      <w:bookmarkEnd w:id="479"/>
      <w:r w:rsidRPr="00F275FA">
        <w:rPr>
          <w:rFonts w:ascii="Times New Roman" w:eastAsia="Times New Roman" w:hAnsi="Times New Roman" w:cs="Times New Roman"/>
          <w:color w:val="000000"/>
          <w:rPrChange w:id="480" w:author="Nicole" w:date="2018-08-14T12:43:00Z">
            <w:rPr>
              <w:rFonts w:ascii="Times New Roman" w:eastAsia="Times New Roman" w:hAnsi="Times New Roman" w:cs="Times New Roman"/>
              <w:color w:val="000000"/>
            </w:rPr>
          </w:rPrChange>
        </w:rPr>
        <w:t xml:space="preserve">R: A language and environment for statistical computing. </w:t>
      </w:r>
    </w:p>
    <w:p w14:paraId="4A29B97D" w14:textId="77777777" w:rsidR="000560AF" w:rsidRPr="00F275FA" w:rsidDel="006F7259" w:rsidRDefault="000560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ind w:left="480"/>
        <w:rPr>
          <w:del w:id="481" w:author="Nicole" w:date="2018-08-14T14:11:00Z"/>
          <w:rFonts w:ascii="Times New Roman" w:eastAsia="Times New Roman" w:hAnsi="Times New Roman" w:cs="Times New Roman"/>
          <w:color w:val="000000"/>
          <w:rPrChange w:id="482" w:author="Nicole" w:date="2018-08-14T12:43:00Z">
            <w:rPr>
              <w:del w:id="483" w:author="Nicole" w:date="2018-08-14T14:11:00Z"/>
              <w:rFonts w:ascii="Times New Roman" w:eastAsia="Times New Roman" w:hAnsi="Times New Roman" w:cs="Times New Roman"/>
              <w:color w:val="000000"/>
            </w:rPr>
          </w:rPrChange>
        </w:rPr>
        <w:pPrChange w:id="484" w:author="Nicole" w:date="2018-08-14T10:15: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480"/>
          </w:pPr>
        </w:pPrChange>
      </w:pPr>
      <w:proofErr w:type="gramStart"/>
      <w:r w:rsidRPr="00F275FA">
        <w:rPr>
          <w:rFonts w:ascii="Times New Roman" w:eastAsia="Times New Roman" w:hAnsi="Times New Roman" w:cs="Times New Roman"/>
          <w:color w:val="000000"/>
          <w:rPrChange w:id="485" w:author="Nicole" w:date="2018-08-14T12:43:00Z">
            <w:rPr>
              <w:rFonts w:ascii="Times New Roman" w:eastAsia="Times New Roman" w:hAnsi="Times New Roman" w:cs="Times New Roman"/>
              <w:color w:val="000000"/>
            </w:rPr>
          </w:rPrChange>
        </w:rPr>
        <w:lastRenderedPageBreak/>
        <w:t>R Foundation for Statistical Computing, Vienna, Austria.</w:t>
      </w:r>
      <w:proofErr w:type="gramEnd"/>
      <w:r w:rsidRPr="00F275FA">
        <w:rPr>
          <w:rFonts w:ascii="Times New Roman" w:eastAsia="Times New Roman" w:hAnsi="Times New Roman" w:cs="Times New Roman"/>
          <w:color w:val="000000"/>
          <w:rPrChange w:id="486" w:author="Nicole" w:date="2018-08-14T12:43:00Z">
            <w:rPr>
              <w:rFonts w:ascii="Times New Roman" w:eastAsia="Times New Roman" w:hAnsi="Times New Roman" w:cs="Times New Roman"/>
              <w:color w:val="000000"/>
            </w:rPr>
          </w:rPrChange>
        </w:rPr>
        <w:t xml:space="preserve"> </w:t>
      </w:r>
      <w:proofErr w:type="gramStart"/>
      <w:r w:rsidRPr="00F275FA">
        <w:rPr>
          <w:rFonts w:ascii="Times New Roman" w:eastAsia="Times New Roman" w:hAnsi="Times New Roman" w:cs="Times New Roman"/>
          <w:color w:val="000000"/>
          <w:rPrChange w:id="487" w:author="Nicole" w:date="2018-08-14T12:43:00Z">
            <w:rPr>
              <w:rFonts w:ascii="Times New Roman" w:eastAsia="Times New Roman" w:hAnsi="Times New Roman" w:cs="Times New Roman"/>
              <w:color w:val="000000"/>
            </w:rPr>
          </w:rPrChange>
        </w:rPr>
        <w:t>URL https://www.R-project.org/.</w:t>
      </w:r>
      <w:proofErr w:type="gramEnd"/>
    </w:p>
    <w:p w14:paraId="3DBDD3B1" w14:textId="77D3BCD3" w:rsidR="000560AF" w:rsidRPr="00F275FA" w:rsidDel="006F7259" w:rsidRDefault="000560AF" w:rsidP="006F72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ind w:left="480"/>
        <w:rPr>
          <w:del w:id="488" w:author="Nicole" w:date="2018-08-14T14:11:00Z"/>
          <w:rFonts w:ascii="Times New Roman" w:eastAsia="Times New Roman" w:hAnsi="Times New Roman" w:cs="Times New Roman"/>
          <w:color w:val="000000"/>
          <w:rPrChange w:id="489" w:author="Nicole" w:date="2018-08-14T12:43:00Z">
            <w:rPr>
              <w:del w:id="490" w:author="Nicole" w:date="2018-08-14T14:11:00Z"/>
              <w:rFonts w:ascii="Times New Roman" w:eastAsia="Times New Roman" w:hAnsi="Times New Roman" w:cs="Times New Roman"/>
              <w:color w:val="000000"/>
            </w:rPr>
          </w:rPrChange>
        </w:rPr>
        <w:pPrChange w:id="491" w:author="Nicole" w:date="2018-08-14T14:11: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480"/>
          </w:pPr>
        </w:pPrChange>
      </w:pPr>
    </w:p>
    <w:p w14:paraId="2789BEF3" w14:textId="6A9BED51" w:rsidR="00867ABA" w:rsidRPr="00867ABA" w:rsidRDefault="000560AF" w:rsidP="00867ABA">
      <w:pPr>
        <w:widowControl w:val="0"/>
        <w:autoSpaceDE w:val="0"/>
        <w:autoSpaceDN w:val="0"/>
        <w:adjustRightInd w:val="0"/>
        <w:spacing w:line="480" w:lineRule="auto"/>
        <w:ind w:left="480" w:hanging="480"/>
        <w:rPr>
          <w:rFonts w:ascii="Times New Roman" w:hAnsi="Times New Roman" w:cs="Times New Roman"/>
          <w:noProof/>
        </w:rPr>
      </w:pPr>
      <w:r w:rsidRPr="009F6551">
        <w:rPr>
          <w:rFonts w:ascii="Times New Roman" w:hAnsi="Times New Roman" w:cs="Times New Roman"/>
        </w:rPr>
        <w:fldChar w:fldCharType="begin" w:fldLock="1"/>
      </w:r>
      <w:r w:rsidRPr="00F275FA">
        <w:rPr>
          <w:rFonts w:ascii="Times New Roman" w:hAnsi="Times New Roman" w:cs="Times New Roman"/>
          <w:rPrChange w:id="492" w:author="Nicole" w:date="2018-08-14T12:43:00Z">
            <w:rPr>
              <w:rFonts w:ascii="Times New Roman" w:hAnsi="Times New Roman" w:cs="Times New Roman"/>
            </w:rPr>
          </w:rPrChange>
        </w:rPr>
        <w:instrText xml:space="preserve">ADDIN Mendeley Bibliography CSL_BIBLIOGRAPHY </w:instrText>
      </w:r>
      <w:r w:rsidRPr="00F275FA">
        <w:rPr>
          <w:rFonts w:ascii="Times New Roman" w:hAnsi="Times New Roman" w:cs="Times New Roman"/>
          <w:rPrChange w:id="493" w:author="Nicole" w:date="2018-08-14T12:43:00Z">
            <w:rPr>
              <w:rFonts w:ascii="Times New Roman" w:hAnsi="Times New Roman" w:cs="Times New Roman"/>
            </w:rPr>
          </w:rPrChange>
        </w:rPr>
        <w:fldChar w:fldCharType="separate"/>
      </w:r>
      <w:r w:rsidR="00867ABA" w:rsidRPr="00867ABA">
        <w:rPr>
          <w:rFonts w:ascii="Times New Roman" w:hAnsi="Times New Roman" w:cs="Times New Roman"/>
          <w:noProof/>
        </w:rPr>
        <w:t xml:space="preserve">Angelini, C., Altieri, A. H., Silliman, B. R., &amp; Bertness, M. D. (2018). Interactions among Foundation Species and Their Consequences ­ for Community Organization , Biodiversity , and Conservation, </w:t>
      </w:r>
      <w:r w:rsidR="00867ABA" w:rsidRPr="00867ABA">
        <w:rPr>
          <w:rFonts w:ascii="Times New Roman" w:hAnsi="Times New Roman" w:cs="Times New Roman"/>
          <w:i/>
          <w:iCs/>
          <w:noProof/>
        </w:rPr>
        <w:t>61</w:t>
      </w:r>
      <w:r w:rsidR="00867ABA" w:rsidRPr="00867ABA">
        <w:rPr>
          <w:rFonts w:ascii="Times New Roman" w:hAnsi="Times New Roman" w:cs="Times New Roman"/>
          <w:noProof/>
        </w:rPr>
        <w:t>(10). https://doi.org/10.1525/bio.2011.61.10.8</w:t>
      </w:r>
    </w:p>
    <w:p w14:paraId="6A6F2865"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Bak, R. P. M., &amp; Engel, M. S. (1979). Distribution, abundance and survival of juvenile hermatypic corals (Scleractina) and the importance of life history strategies in the parent coral community. </w:t>
      </w:r>
      <w:r w:rsidRPr="00867ABA">
        <w:rPr>
          <w:rFonts w:ascii="Times New Roman" w:hAnsi="Times New Roman" w:cs="Times New Roman"/>
          <w:i/>
          <w:iCs/>
          <w:noProof/>
        </w:rPr>
        <w:t>Marine Biology</w:t>
      </w:r>
      <w:r w:rsidRPr="00867ABA">
        <w:rPr>
          <w:rFonts w:ascii="Times New Roman" w:hAnsi="Times New Roman" w:cs="Times New Roman"/>
          <w:noProof/>
        </w:rPr>
        <w:t xml:space="preserve">, </w:t>
      </w:r>
      <w:r w:rsidRPr="00867ABA">
        <w:rPr>
          <w:rFonts w:ascii="Times New Roman" w:hAnsi="Times New Roman" w:cs="Times New Roman"/>
          <w:i/>
          <w:iCs/>
          <w:noProof/>
        </w:rPr>
        <w:t>54</w:t>
      </w:r>
      <w:r w:rsidRPr="00867ABA">
        <w:rPr>
          <w:rFonts w:ascii="Times New Roman" w:hAnsi="Times New Roman" w:cs="Times New Roman"/>
          <w:noProof/>
        </w:rPr>
        <w:t>, 341–352.</w:t>
      </w:r>
    </w:p>
    <w:p w14:paraId="456DACC4"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Beger, M., Jones, G., &amp; Munday, P. (2003). Conservation of coral reef biodiversity: a comparison of reserve selection procedures for corals and fishes. </w:t>
      </w:r>
      <w:r w:rsidRPr="00867ABA">
        <w:rPr>
          <w:rFonts w:ascii="Times New Roman" w:hAnsi="Times New Roman" w:cs="Times New Roman"/>
          <w:i/>
          <w:iCs/>
          <w:noProof/>
        </w:rPr>
        <w:t>Biol Cons</w:t>
      </w:r>
      <w:r w:rsidRPr="00867ABA">
        <w:rPr>
          <w:rFonts w:ascii="Times New Roman" w:hAnsi="Times New Roman" w:cs="Times New Roman"/>
          <w:noProof/>
        </w:rPr>
        <w:t xml:space="preserve">, </w:t>
      </w:r>
      <w:r w:rsidRPr="00867ABA">
        <w:rPr>
          <w:rFonts w:ascii="Times New Roman" w:hAnsi="Times New Roman" w:cs="Times New Roman"/>
          <w:i/>
          <w:iCs/>
          <w:noProof/>
        </w:rPr>
        <w:t>111</w:t>
      </w:r>
      <w:r w:rsidRPr="00867ABA">
        <w:rPr>
          <w:rFonts w:ascii="Times New Roman" w:hAnsi="Times New Roman" w:cs="Times New Roman"/>
          <w:noProof/>
        </w:rPr>
        <w:t>.</w:t>
      </w:r>
    </w:p>
    <w:p w14:paraId="1B89C1A2"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Bell, J. J. (2008). The functional roles of marine sponges. </w:t>
      </w:r>
      <w:r w:rsidRPr="00867ABA">
        <w:rPr>
          <w:rFonts w:ascii="Times New Roman" w:hAnsi="Times New Roman" w:cs="Times New Roman"/>
          <w:i/>
          <w:iCs/>
          <w:noProof/>
        </w:rPr>
        <w:t>Estuarine, Coastal and Shelf Science</w:t>
      </w:r>
      <w:r w:rsidRPr="00867ABA">
        <w:rPr>
          <w:rFonts w:ascii="Times New Roman" w:hAnsi="Times New Roman" w:cs="Times New Roman"/>
          <w:noProof/>
        </w:rPr>
        <w:t xml:space="preserve">, </w:t>
      </w:r>
      <w:r w:rsidRPr="00867ABA">
        <w:rPr>
          <w:rFonts w:ascii="Times New Roman" w:hAnsi="Times New Roman" w:cs="Times New Roman"/>
          <w:i/>
          <w:iCs/>
          <w:noProof/>
        </w:rPr>
        <w:t>79</w:t>
      </w:r>
      <w:r w:rsidRPr="00867ABA">
        <w:rPr>
          <w:rFonts w:ascii="Times New Roman" w:hAnsi="Times New Roman" w:cs="Times New Roman"/>
          <w:noProof/>
        </w:rPr>
        <w:t>, 341–353. https://doi.org/10.1016/j.ecss.2008.05.002</w:t>
      </w:r>
    </w:p>
    <w:p w14:paraId="0ED622F2"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Bellwood, D. R., Hughes, T. P., Folke, C., &amp; Nyström, M. (2004). Confronting the coral reef crisis. </w:t>
      </w:r>
      <w:r w:rsidRPr="00867ABA">
        <w:rPr>
          <w:rFonts w:ascii="Times New Roman" w:hAnsi="Times New Roman" w:cs="Times New Roman"/>
          <w:i/>
          <w:iCs/>
          <w:noProof/>
        </w:rPr>
        <w:t>Nature</w:t>
      </w:r>
      <w:r w:rsidRPr="00867ABA">
        <w:rPr>
          <w:rFonts w:ascii="Times New Roman" w:hAnsi="Times New Roman" w:cs="Times New Roman"/>
          <w:noProof/>
        </w:rPr>
        <w:t xml:space="preserve">, </w:t>
      </w:r>
      <w:r w:rsidRPr="00867ABA">
        <w:rPr>
          <w:rFonts w:ascii="Times New Roman" w:hAnsi="Times New Roman" w:cs="Times New Roman"/>
          <w:i/>
          <w:iCs/>
          <w:noProof/>
        </w:rPr>
        <w:t>429</w:t>
      </w:r>
      <w:r w:rsidRPr="00867ABA">
        <w:rPr>
          <w:rFonts w:ascii="Times New Roman" w:hAnsi="Times New Roman" w:cs="Times New Roman"/>
          <w:noProof/>
        </w:rPr>
        <w:t>, 827–833. https://doi.org/https://doi.org/10.1038/nature21707</w:t>
      </w:r>
    </w:p>
    <w:p w14:paraId="48074F24"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Fontaine, A., Devillers, R., Peres-Neto, P. R., &amp; Johnson, L. E. (2015). Delineating marine ecological units: A novel approach for deciding which taxonomic group to use and which taxonomic resolution to choose. </w:t>
      </w:r>
      <w:r w:rsidRPr="00867ABA">
        <w:rPr>
          <w:rFonts w:ascii="Times New Roman" w:hAnsi="Times New Roman" w:cs="Times New Roman"/>
          <w:i/>
          <w:iCs/>
          <w:noProof/>
        </w:rPr>
        <w:t>Diversity and Distributions</w:t>
      </w:r>
      <w:r w:rsidRPr="00867ABA">
        <w:rPr>
          <w:rFonts w:ascii="Times New Roman" w:hAnsi="Times New Roman" w:cs="Times New Roman"/>
          <w:noProof/>
        </w:rPr>
        <w:t>. https://doi.org/10.1111/ddi.12361</w:t>
      </w:r>
    </w:p>
    <w:p w14:paraId="5B73FEE1"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Forrester, G., Baily, P., Conetta, D., Forrester, L., Kintzing, E., &amp; Jarecki, L. (2015). Comparing monitoring data collected by volunteers and professionals shows that citizen scientists can detect long-term change on coral reefs. </w:t>
      </w:r>
      <w:r w:rsidRPr="00867ABA">
        <w:rPr>
          <w:rFonts w:ascii="Times New Roman" w:hAnsi="Times New Roman" w:cs="Times New Roman"/>
          <w:i/>
          <w:iCs/>
          <w:noProof/>
        </w:rPr>
        <w:t>Journal for Nature Conservation</w:t>
      </w:r>
      <w:r w:rsidRPr="00867ABA">
        <w:rPr>
          <w:rFonts w:ascii="Times New Roman" w:hAnsi="Times New Roman" w:cs="Times New Roman"/>
          <w:noProof/>
        </w:rPr>
        <w:t xml:space="preserve">, </w:t>
      </w:r>
      <w:r w:rsidRPr="00867ABA">
        <w:rPr>
          <w:rFonts w:ascii="Times New Roman" w:hAnsi="Times New Roman" w:cs="Times New Roman"/>
          <w:i/>
          <w:iCs/>
          <w:noProof/>
        </w:rPr>
        <w:t>24</w:t>
      </w:r>
      <w:r w:rsidRPr="00867ABA">
        <w:rPr>
          <w:rFonts w:ascii="Times New Roman" w:hAnsi="Times New Roman" w:cs="Times New Roman"/>
          <w:noProof/>
        </w:rPr>
        <w:t>, 1–9. https://doi.org/10.1016/j.jnc.2015.01.002</w:t>
      </w:r>
    </w:p>
    <w:p w14:paraId="0C05DFAC"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Habibi, A., Setiasih, N., &amp; Sartin, J. (2007). A decade of reef check monitoring: Indonesian coral </w:t>
      </w:r>
      <w:r w:rsidRPr="00867ABA">
        <w:rPr>
          <w:rFonts w:ascii="Times New Roman" w:hAnsi="Times New Roman" w:cs="Times New Roman"/>
          <w:noProof/>
        </w:rPr>
        <w:lastRenderedPageBreak/>
        <w:t>reefs, condition and trends.</w:t>
      </w:r>
    </w:p>
    <w:p w14:paraId="58628C78"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Halpern, B. S., &amp; Floeter, S. R. (2008). Functional diversity responses to changing species richness in reef fish communities. </w:t>
      </w:r>
      <w:r w:rsidRPr="00867ABA">
        <w:rPr>
          <w:rFonts w:ascii="Times New Roman" w:hAnsi="Times New Roman" w:cs="Times New Roman"/>
          <w:i/>
          <w:iCs/>
          <w:noProof/>
        </w:rPr>
        <w:t>Marine Ecology Progress Series</w:t>
      </w:r>
      <w:r w:rsidRPr="00867ABA">
        <w:rPr>
          <w:rFonts w:ascii="Times New Roman" w:hAnsi="Times New Roman" w:cs="Times New Roman"/>
          <w:noProof/>
        </w:rPr>
        <w:t>. https://doi.org/10.3354/meps07553</w:t>
      </w:r>
    </w:p>
    <w:p w14:paraId="57B3C044"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Hamilton, A. J. (2005). Species diversity or biodiversity? </w:t>
      </w:r>
      <w:r w:rsidRPr="00867ABA">
        <w:rPr>
          <w:rFonts w:ascii="Times New Roman" w:hAnsi="Times New Roman" w:cs="Times New Roman"/>
          <w:i/>
          <w:iCs/>
          <w:noProof/>
        </w:rPr>
        <w:t>Journal of Environmental Management</w:t>
      </w:r>
      <w:r w:rsidRPr="00867ABA">
        <w:rPr>
          <w:rFonts w:ascii="Times New Roman" w:hAnsi="Times New Roman" w:cs="Times New Roman"/>
          <w:noProof/>
        </w:rPr>
        <w:t>. https://doi.org/10.1016/j.jenvman.2004.11.012</w:t>
      </w:r>
    </w:p>
    <w:p w14:paraId="25E3E764"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Hughes, T. P., Kerry, J. T., Álvarez-Noriega, M., Álvarez-Romero, J. G., Anderson, K. D., Baird, A. H., … Wilson, S. K. (2017). Global warming and recurrent mass bleaching of corals. </w:t>
      </w:r>
      <w:r w:rsidRPr="00867ABA">
        <w:rPr>
          <w:rFonts w:ascii="Times New Roman" w:hAnsi="Times New Roman" w:cs="Times New Roman"/>
          <w:i/>
          <w:iCs/>
          <w:noProof/>
        </w:rPr>
        <w:t>Nature</w:t>
      </w:r>
      <w:r w:rsidRPr="00867ABA">
        <w:rPr>
          <w:rFonts w:ascii="Times New Roman" w:hAnsi="Times New Roman" w:cs="Times New Roman"/>
          <w:noProof/>
        </w:rPr>
        <w:t xml:space="preserve">, </w:t>
      </w:r>
      <w:r w:rsidRPr="00867ABA">
        <w:rPr>
          <w:rFonts w:ascii="Times New Roman" w:hAnsi="Times New Roman" w:cs="Times New Roman"/>
          <w:i/>
          <w:iCs/>
          <w:noProof/>
        </w:rPr>
        <w:t>543</w:t>
      </w:r>
      <w:r w:rsidRPr="00867ABA">
        <w:rPr>
          <w:rFonts w:ascii="Times New Roman" w:hAnsi="Times New Roman" w:cs="Times New Roman"/>
          <w:noProof/>
        </w:rPr>
        <w:t>(7645), 373–377. https://doi.org/10.1038/nature21707</w:t>
      </w:r>
    </w:p>
    <w:p w14:paraId="3330B661"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Lambeck, R. J. (1997). Focal species: A multi-species umbrella for nature conservation. </w:t>
      </w:r>
      <w:r w:rsidRPr="00867ABA">
        <w:rPr>
          <w:rFonts w:ascii="Times New Roman" w:hAnsi="Times New Roman" w:cs="Times New Roman"/>
          <w:i/>
          <w:iCs/>
          <w:noProof/>
        </w:rPr>
        <w:t>Conservation Biology</w:t>
      </w:r>
      <w:r w:rsidRPr="00867ABA">
        <w:rPr>
          <w:rFonts w:ascii="Times New Roman" w:hAnsi="Times New Roman" w:cs="Times New Roman"/>
          <w:noProof/>
        </w:rPr>
        <w:t>. https://doi.org/10.1046/j.1523-1739.1997.96319.x</w:t>
      </w:r>
    </w:p>
    <w:p w14:paraId="6ED172EA"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Magierowski, R. H., &amp; Johnson, C. R. (2006). </w:t>
      </w:r>
      <w:r w:rsidRPr="00867ABA">
        <w:rPr>
          <w:rFonts w:ascii="Times New Roman" w:hAnsi="Times New Roman" w:cs="Times New Roman"/>
          <w:i/>
          <w:iCs/>
          <w:noProof/>
        </w:rPr>
        <w:t>ROBUSTNESS OF SURROGATES OF BIODIVERSITY IN MARINE BENTHIC COMMUNITIES</w:t>
      </w:r>
      <w:r w:rsidRPr="00867ABA">
        <w:rPr>
          <w:rFonts w:ascii="Times New Roman" w:hAnsi="Times New Roman" w:cs="Times New Roman"/>
          <w:noProof/>
        </w:rPr>
        <w:t xml:space="preserve">. </w:t>
      </w:r>
      <w:r w:rsidRPr="00867ABA">
        <w:rPr>
          <w:rFonts w:ascii="Times New Roman" w:hAnsi="Times New Roman" w:cs="Times New Roman"/>
          <w:i/>
          <w:iCs/>
          <w:noProof/>
        </w:rPr>
        <w:t>Ecological Applications</w:t>
      </w:r>
      <w:r w:rsidRPr="00867ABA">
        <w:rPr>
          <w:rFonts w:ascii="Times New Roman" w:hAnsi="Times New Roman" w:cs="Times New Roman"/>
          <w:noProof/>
        </w:rPr>
        <w:t xml:space="preserve"> (Vol. 16).</w:t>
      </w:r>
    </w:p>
    <w:p w14:paraId="74326661"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Margules, C., Pressey, R., &amp; Williams, P. (2002). Representing biodiversity: data and procedures for identifying priority areas for conservation. </w:t>
      </w:r>
      <w:r w:rsidRPr="00867ABA">
        <w:rPr>
          <w:rFonts w:ascii="Times New Roman" w:hAnsi="Times New Roman" w:cs="Times New Roman"/>
          <w:i/>
          <w:iCs/>
          <w:noProof/>
        </w:rPr>
        <w:t>J Biosci</w:t>
      </w:r>
      <w:r w:rsidRPr="00867ABA">
        <w:rPr>
          <w:rFonts w:ascii="Times New Roman" w:hAnsi="Times New Roman" w:cs="Times New Roman"/>
          <w:noProof/>
        </w:rPr>
        <w:t xml:space="preserve">, </w:t>
      </w:r>
      <w:r w:rsidRPr="00867ABA">
        <w:rPr>
          <w:rFonts w:ascii="Times New Roman" w:hAnsi="Times New Roman" w:cs="Times New Roman"/>
          <w:i/>
          <w:iCs/>
          <w:noProof/>
        </w:rPr>
        <w:t>27</w:t>
      </w:r>
      <w:r w:rsidRPr="00867ABA">
        <w:rPr>
          <w:rFonts w:ascii="Times New Roman" w:hAnsi="Times New Roman" w:cs="Times New Roman"/>
          <w:noProof/>
        </w:rPr>
        <w:t>.</w:t>
      </w:r>
    </w:p>
    <w:p w14:paraId="4C8E7C51"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Musco, L., Mikac, B., Tataranni, M., Giangrande, A., &amp; Terlizzi, A. (2011). The use of coarser taxonomy in the detection of long-term changes in polychaete assemblages. </w:t>
      </w:r>
      <w:r w:rsidRPr="00867ABA">
        <w:rPr>
          <w:rFonts w:ascii="Times New Roman" w:hAnsi="Times New Roman" w:cs="Times New Roman"/>
          <w:i/>
          <w:iCs/>
          <w:noProof/>
        </w:rPr>
        <w:t>Marine Environmental Research</w:t>
      </w:r>
      <w:r w:rsidRPr="00867ABA">
        <w:rPr>
          <w:rFonts w:ascii="Times New Roman" w:hAnsi="Times New Roman" w:cs="Times New Roman"/>
          <w:noProof/>
        </w:rPr>
        <w:t>. https://doi.org/10.1016/j.marenvres.2010.12.004</w:t>
      </w:r>
    </w:p>
    <w:p w14:paraId="11440A9E"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Noss, R. (1990). Indicators for monitoring biodiversity - A hierarchical approach. </w:t>
      </w:r>
      <w:r w:rsidRPr="00867ABA">
        <w:rPr>
          <w:rFonts w:ascii="Times New Roman" w:hAnsi="Times New Roman" w:cs="Times New Roman"/>
          <w:i/>
          <w:iCs/>
          <w:noProof/>
        </w:rPr>
        <w:t>Cons Biol</w:t>
      </w:r>
      <w:r w:rsidRPr="00867ABA">
        <w:rPr>
          <w:rFonts w:ascii="Times New Roman" w:hAnsi="Times New Roman" w:cs="Times New Roman"/>
          <w:noProof/>
        </w:rPr>
        <w:t xml:space="preserve">, </w:t>
      </w:r>
      <w:r w:rsidRPr="00867ABA">
        <w:rPr>
          <w:rFonts w:ascii="Times New Roman" w:hAnsi="Times New Roman" w:cs="Times New Roman"/>
          <w:i/>
          <w:iCs/>
          <w:noProof/>
        </w:rPr>
        <w:t>4</w:t>
      </w:r>
      <w:r w:rsidRPr="00867ABA">
        <w:rPr>
          <w:rFonts w:ascii="Times New Roman" w:hAnsi="Times New Roman" w:cs="Times New Roman"/>
          <w:noProof/>
        </w:rPr>
        <w:t>.</w:t>
      </w:r>
    </w:p>
    <w:p w14:paraId="7A58050B"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Nyström, M. (2006). Redundancy and response diversity of functional groups: Implications for the resilience of coral reefs. </w:t>
      </w:r>
      <w:r w:rsidRPr="00867ABA">
        <w:rPr>
          <w:rFonts w:ascii="Times New Roman" w:hAnsi="Times New Roman" w:cs="Times New Roman"/>
          <w:i/>
          <w:iCs/>
          <w:noProof/>
        </w:rPr>
        <w:t>AMBIO: A Journal of the Human Environment</w:t>
      </w:r>
      <w:r w:rsidRPr="00867ABA">
        <w:rPr>
          <w:rFonts w:ascii="Times New Roman" w:hAnsi="Times New Roman" w:cs="Times New Roman"/>
          <w:noProof/>
        </w:rPr>
        <w:t xml:space="preserve">, </w:t>
      </w:r>
      <w:r w:rsidRPr="00867ABA">
        <w:rPr>
          <w:rFonts w:ascii="Times New Roman" w:hAnsi="Times New Roman" w:cs="Times New Roman"/>
          <w:i/>
          <w:iCs/>
          <w:noProof/>
        </w:rPr>
        <w:t>35</w:t>
      </w:r>
      <w:r w:rsidRPr="00867ABA">
        <w:rPr>
          <w:rFonts w:ascii="Times New Roman" w:hAnsi="Times New Roman" w:cs="Times New Roman"/>
          <w:noProof/>
        </w:rPr>
        <w:t>(1), 30–35. https://doi.org/10.1579/0044-7447-35.1.30</w:t>
      </w:r>
    </w:p>
    <w:p w14:paraId="1DC6794C"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lastRenderedPageBreak/>
        <w:t xml:space="preserve">Ohlhorst, S. L., Liddell, W. D., Taylor, R. J., &amp; Taylor, J. M. (1988). EVALUATION OF REEF CENSUS TECHNIQUES. </w:t>
      </w:r>
      <w:r w:rsidRPr="00867ABA">
        <w:rPr>
          <w:rFonts w:ascii="Times New Roman" w:hAnsi="Times New Roman" w:cs="Times New Roman"/>
          <w:i/>
          <w:iCs/>
          <w:noProof/>
        </w:rPr>
        <w:t>Proceedings of the 6th International Coral Reef Symposium, Australia</w:t>
      </w:r>
      <w:r w:rsidRPr="00867ABA">
        <w:rPr>
          <w:rFonts w:ascii="Times New Roman" w:hAnsi="Times New Roman" w:cs="Times New Roman"/>
          <w:noProof/>
        </w:rPr>
        <w:t xml:space="preserve">, </w:t>
      </w:r>
      <w:r w:rsidRPr="00867ABA">
        <w:rPr>
          <w:rFonts w:ascii="Times New Roman" w:hAnsi="Times New Roman" w:cs="Times New Roman"/>
          <w:i/>
          <w:iCs/>
          <w:noProof/>
        </w:rPr>
        <w:t>2</w:t>
      </w:r>
      <w:r w:rsidRPr="00867ABA">
        <w:rPr>
          <w:rFonts w:ascii="Times New Roman" w:hAnsi="Times New Roman" w:cs="Times New Roman"/>
          <w:noProof/>
        </w:rPr>
        <w:t>, 319–324.</w:t>
      </w:r>
    </w:p>
    <w:p w14:paraId="62282DA7"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Olsgard, F., &amp; Somerfield, P. (2000). Surrogates in marine benthic investigations: Which taxonomic unit to target? </w:t>
      </w:r>
      <w:r w:rsidRPr="00867ABA">
        <w:rPr>
          <w:rFonts w:ascii="Times New Roman" w:hAnsi="Times New Roman" w:cs="Times New Roman"/>
          <w:i/>
          <w:iCs/>
          <w:noProof/>
        </w:rPr>
        <w:t>J Aquat Ecosyst Stress Recovery</w:t>
      </w:r>
      <w:r w:rsidRPr="00867ABA">
        <w:rPr>
          <w:rFonts w:ascii="Times New Roman" w:hAnsi="Times New Roman" w:cs="Times New Roman"/>
          <w:noProof/>
        </w:rPr>
        <w:t xml:space="preserve">, </w:t>
      </w:r>
      <w:r w:rsidRPr="00867ABA">
        <w:rPr>
          <w:rFonts w:ascii="Times New Roman" w:hAnsi="Times New Roman" w:cs="Times New Roman"/>
          <w:i/>
          <w:iCs/>
          <w:noProof/>
        </w:rPr>
        <w:t>7</w:t>
      </w:r>
      <w:r w:rsidRPr="00867ABA">
        <w:rPr>
          <w:rFonts w:ascii="Times New Roman" w:hAnsi="Times New Roman" w:cs="Times New Roman"/>
          <w:noProof/>
        </w:rPr>
        <w:t>.</w:t>
      </w:r>
    </w:p>
    <w:p w14:paraId="3A6C3FBA"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Padoa-Schioppa, E., Baietto, M., Massa, R., &amp; Bottoni, L. (2006). Bird communities as bioindicators: The focal species concept in agricultural landscapes. </w:t>
      </w:r>
      <w:r w:rsidRPr="00867ABA">
        <w:rPr>
          <w:rFonts w:ascii="Times New Roman" w:hAnsi="Times New Roman" w:cs="Times New Roman"/>
          <w:i/>
          <w:iCs/>
          <w:noProof/>
        </w:rPr>
        <w:t>Ecological Indicators</w:t>
      </w:r>
      <w:r w:rsidRPr="00867ABA">
        <w:rPr>
          <w:rFonts w:ascii="Times New Roman" w:hAnsi="Times New Roman" w:cs="Times New Roman"/>
          <w:noProof/>
        </w:rPr>
        <w:t>. https://doi.org/10.1016/j.ecolind.2005.08.006</w:t>
      </w:r>
    </w:p>
    <w:p w14:paraId="65D5972A"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Pierson, J. C., Mortelliti, A., Barton, P. S., Lane, P. W., &amp; Lindenmayer, D. B. (2016). Evaluating the effectiveness of overstory cover as a surrogate for bird community diversity and population trends. </w:t>
      </w:r>
      <w:r w:rsidRPr="00867ABA">
        <w:rPr>
          <w:rFonts w:ascii="Times New Roman" w:hAnsi="Times New Roman" w:cs="Times New Roman"/>
          <w:i/>
          <w:iCs/>
          <w:noProof/>
        </w:rPr>
        <w:t>Ecological Indicators</w:t>
      </w:r>
      <w:r w:rsidRPr="00867ABA">
        <w:rPr>
          <w:rFonts w:ascii="Times New Roman" w:hAnsi="Times New Roman" w:cs="Times New Roman"/>
          <w:noProof/>
        </w:rPr>
        <w:t>. https://doi.org/10.1016/j.ecolind.2015.10.031</w:t>
      </w:r>
    </w:p>
    <w:p w14:paraId="4E1502DE"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Sarkar, S., &amp; Margules, C. (2002). Operationalizing biodiversity for conservation planning. </w:t>
      </w:r>
      <w:r w:rsidRPr="00867ABA">
        <w:rPr>
          <w:rFonts w:ascii="Times New Roman" w:hAnsi="Times New Roman" w:cs="Times New Roman"/>
          <w:i/>
          <w:iCs/>
          <w:noProof/>
        </w:rPr>
        <w:t>J Biosci</w:t>
      </w:r>
      <w:r w:rsidRPr="00867ABA">
        <w:rPr>
          <w:rFonts w:ascii="Times New Roman" w:hAnsi="Times New Roman" w:cs="Times New Roman"/>
          <w:noProof/>
        </w:rPr>
        <w:t xml:space="preserve">, </w:t>
      </w:r>
      <w:r w:rsidRPr="00867ABA">
        <w:rPr>
          <w:rFonts w:ascii="Times New Roman" w:hAnsi="Times New Roman" w:cs="Times New Roman"/>
          <w:i/>
          <w:iCs/>
          <w:noProof/>
        </w:rPr>
        <w:t>27</w:t>
      </w:r>
      <w:r w:rsidRPr="00867ABA">
        <w:rPr>
          <w:rFonts w:ascii="Times New Roman" w:hAnsi="Times New Roman" w:cs="Times New Roman"/>
          <w:noProof/>
        </w:rPr>
        <w:t>.</w:t>
      </w:r>
    </w:p>
    <w:p w14:paraId="171BEBF9"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Sebek, P., Barnouin, T., Brin, A., Brustel, H., Dufrêne, M., Gosselin, F., … Bouget, C. (2012). A test for assessment of saproxylic beetle biodiversity using subsets of “monitoring species.” </w:t>
      </w:r>
      <w:r w:rsidRPr="00867ABA">
        <w:rPr>
          <w:rFonts w:ascii="Times New Roman" w:hAnsi="Times New Roman" w:cs="Times New Roman"/>
          <w:i/>
          <w:iCs/>
          <w:noProof/>
        </w:rPr>
        <w:t>Ecological Indicators</w:t>
      </w:r>
      <w:r w:rsidRPr="00867ABA">
        <w:rPr>
          <w:rFonts w:ascii="Times New Roman" w:hAnsi="Times New Roman" w:cs="Times New Roman"/>
          <w:noProof/>
        </w:rPr>
        <w:t xml:space="preserve">, </w:t>
      </w:r>
      <w:r w:rsidRPr="00867ABA">
        <w:rPr>
          <w:rFonts w:ascii="Times New Roman" w:hAnsi="Times New Roman" w:cs="Times New Roman"/>
          <w:i/>
          <w:iCs/>
          <w:noProof/>
        </w:rPr>
        <w:t>20</w:t>
      </w:r>
      <w:r w:rsidRPr="00867ABA">
        <w:rPr>
          <w:rFonts w:ascii="Times New Roman" w:hAnsi="Times New Roman" w:cs="Times New Roman"/>
          <w:noProof/>
        </w:rPr>
        <w:t>, 304–315. https://doi.org/10.1016/j.ecolind.2012.02.033</w:t>
      </w:r>
    </w:p>
    <w:p w14:paraId="25386376"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Staudinger, M. D., Carter, S. L., Cross, M. S., Dubois, N. S., Duffy, J. E., Enquist, C., … Turner, W. (2013). Biodiversity in a changing climate : A synthesis of current and projected trends in the US in a nutshell. </w:t>
      </w:r>
      <w:r w:rsidRPr="00867ABA">
        <w:rPr>
          <w:rFonts w:ascii="Times New Roman" w:hAnsi="Times New Roman" w:cs="Times New Roman"/>
          <w:i/>
          <w:iCs/>
          <w:noProof/>
        </w:rPr>
        <w:t>Frontiers in Ecology and the Environment</w:t>
      </w:r>
      <w:r w:rsidRPr="00867ABA">
        <w:rPr>
          <w:rFonts w:ascii="Times New Roman" w:hAnsi="Times New Roman" w:cs="Times New Roman"/>
          <w:noProof/>
        </w:rPr>
        <w:t xml:space="preserve">, </w:t>
      </w:r>
      <w:r w:rsidRPr="00867ABA">
        <w:rPr>
          <w:rFonts w:ascii="Times New Roman" w:hAnsi="Times New Roman" w:cs="Times New Roman"/>
          <w:i/>
          <w:iCs/>
          <w:noProof/>
        </w:rPr>
        <w:t>11</w:t>
      </w:r>
      <w:r w:rsidRPr="00867ABA">
        <w:rPr>
          <w:rFonts w:ascii="Times New Roman" w:hAnsi="Times New Roman" w:cs="Times New Roman"/>
          <w:noProof/>
        </w:rPr>
        <w:t>(9), 465–473. https://doi.org/10.1890/120272</w:t>
      </w:r>
    </w:p>
    <w:p w14:paraId="7F4C5B96"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Stork, N. E. (2010). Re-assessing current extinction rates. </w:t>
      </w:r>
      <w:r w:rsidRPr="00867ABA">
        <w:rPr>
          <w:rFonts w:ascii="Times New Roman" w:hAnsi="Times New Roman" w:cs="Times New Roman"/>
          <w:i/>
          <w:iCs/>
          <w:noProof/>
        </w:rPr>
        <w:t>Biodiversity and Conservation</w:t>
      </w:r>
      <w:r w:rsidRPr="00867ABA">
        <w:rPr>
          <w:rFonts w:ascii="Times New Roman" w:hAnsi="Times New Roman" w:cs="Times New Roman"/>
          <w:noProof/>
        </w:rPr>
        <w:t xml:space="preserve">, </w:t>
      </w:r>
      <w:r w:rsidRPr="00867ABA">
        <w:rPr>
          <w:rFonts w:ascii="Times New Roman" w:hAnsi="Times New Roman" w:cs="Times New Roman"/>
          <w:i/>
          <w:iCs/>
          <w:noProof/>
        </w:rPr>
        <w:t>19</w:t>
      </w:r>
      <w:r w:rsidRPr="00867ABA">
        <w:rPr>
          <w:rFonts w:ascii="Times New Roman" w:hAnsi="Times New Roman" w:cs="Times New Roman"/>
          <w:noProof/>
        </w:rPr>
        <w:t>(2), 357–371. https://doi.org/10.1007/s10531-009-9761-9</w:t>
      </w:r>
    </w:p>
    <w:p w14:paraId="2F6292C3"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Stubler, A. D., Duckworth, A. R., &amp; Peterson, B. J. (2015). The effects of coastal development </w:t>
      </w:r>
      <w:r w:rsidRPr="00867ABA">
        <w:rPr>
          <w:rFonts w:ascii="Times New Roman" w:hAnsi="Times New Roman" w:cs="Times New Roman"/>
          <w:noProof/>
        </w:rPr>
        <w:lastRenderedPageBreak/>
        <w:t xml:space="preserve">on sponge abundance, diversity, and community composition on Jamaican coral reefs. </w:t>
      </w:r>
      <w:r w:rsidRPr="00867ABA">
        <w:rPr>
          <w:rFonts w:ascii="Times New Roman" w:hAnsi="Times New Roman" w:cs="Times New Roman"/>
          <w:i/>
          <w:iCs/>
          <w:noProof/>
        </w:rPr>
        <w:t>Marine Pollution Bulletin</w:t>
      </w:r>
      <w:r w:rsidRPr="00867ABA">
        <w:rPr>
          <w:rFonts w:ascii="Times New Roman" w:hAnsi="Times New Roman" w:cs="Times New Roman"/>
          <w:noProof/>
        </w:rPr>
        <w:t xml:space="preserve">, </w:t>
      </w:r>
      <w:r w:rsidRPr="00867ABA">
        <w:rPr>
          <w:rFonts w:ascii="Times New Roman" w:hAnsi="Times New Roman" w:cs="Times New Roman"/>
          <w:i/>
          <w:iCs/>
          <w:noProof/>
        </w:rPr>
        <w:t>96</w:t>
      </w:r>
      <w:r w:rsidRPr="00867ABA">
        <w:rPr>
          <w:rFonts w:ascii="Times New Roman" w:hAnsi="Times New Roman" w:cs="Times New Roman"/>
          <w:noProof/>
        </w:rPr>
        <w:t>, 261–270. https://doi.org/10.1016/j.marpolbul.2015.05.014</w:t>
      </w:r>
    </w:p>
    <w:p w14:paraId="73A513AF"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Svensson, J. R., Lindegarth, M., Siccha, M., Lenz, M., Molis, M., Wahl, M., &amp; Pavia, H. (2007). Maximum species richness at intermediate frequencies of disturbance: Consistency among levels of productivity. </w:t>
      </w:r>
      <w:r w:rsidRPr="00867ABA">
        <w:rPr>
          <w:rFonts w:ascii="Times New Roman" w:hAnsi="Times New Roman" w:cs="Times New Roman"/>
          <w:i/>
          <w:iCs/>
          <w:noProof/>
        </w:rPr>
        <w:t>Ecology</w:t>
      </w:r>
      <w:r w:rsidRPr="00867ABA">
        <w:rPr>
          <w:rFonts w:ascii="Times New Roman" w:hAnsi="Times New Roman" w:cs="Times New Roman"/>
          <w:noProof/>
        </w:rPr>
        <w:t xml:space="preserve">, </w:t>
      </w:r>
      <w:r w:rsidRPr="00867ABA">
        <w:rPr>
          <w:rFonts w:ascii="Times New Roman" w:hAnsi="Times New Roman" w:cs="Times New Roman"/>
          <w:i/>
          <w:iCs/>
          <w:noProof/>
        </w:rPr>
        <w:t>88</w:t>
      </w:r>
      <w:r w:rsidRPr="00867ABA">
        <w:rPr>
          <w:rFonts w:ascii="Times New Roman" w:hAnsi="Times New Roman" w:cs="Times New Roman"/>
          <w:noProof/>
        </w:rPr>
        <w:t>(4), 830–838. https://doi.org/10.1890/06-0976</w:t>
      </w:r>
    </w:p>
    <w:p w14:paraId="1EF12067"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Van Der Heijden, M. G. A., Klironomos, J. N., Ursic, M., Moutoglis, P., Streitwolf-Engel, R., Boller, T., … Sanders, I. R. (1998). Mycorrhizal fungal diversity determines plant biodiversity, ecosystem variability and productivity. </w:t>
      </w:r>
      <w:r w:rsidRPr="00867ABA">
        <w:rPr>
          <w:rFonts w:ascii="Times New Roman" w:hAnsi="Times New Roman" w:cs="Times New Roman"/>
          <w:i/>
          <w:iCs/>
          <w:noProof/>
        </w:rPr>
        <w:t>Nature</w:t>
      </w:r>
      <w:r w:rsidRPr="00867ABA">
        <w:rPr>
          <w:rFonts w:ascii="Times New Roman" w:hAnsi="Times New Roman" w:cs="Times New Roman"/>
          <w:noProof/>
        </w:rPr>
        <w:t>. https://doi.org/10.1038/23932</w:t>
      </w:r>
    </w:p>
    <w:p w14:paraId="2374E49D"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Ward, D., &amp; Stanley, M. (2004). The value of RTUs and parataxonomy versus taxonomic species. </w:t>
      </w:r>
      <w:r w:rsidRPr="00867ABA">
        <w:rPr>
          <w:rFonts w:ascii="Times New Roman" w:hAnsi="Times New Roman" w:cs="Times New Roman"/>
          <w:i/>
          <w:iCs/>
          <w:noProof/>
        </w:rPr>
        <w:t>New Zealand Entomologist</w:t>
      </w:r>
      <w:r w:rsidRPr="00867ABA">
        <w:rPr>
          <w:rFonts w:ascii="Times New Roman" w:hAnsi="Times New Roman" w:cs="Times New Roman"/>
          <w:noProof/>
        </w:rPr>
        <w:t xml:space="preserve">, </w:t>
      </w:r>
      <w:r w:rsidRPr="00867ABA">
        <w:rPr>
          <w:rFonts w:ascii="Times New Roman" w:hAnsi="Times New Roman" w:cs="Times New Roman"/>
          <w:i/>
          <w:iCs/>
          <w:noProof/>
        </w:rPr>
        <w:t>27</w:t>
      </w:r>
      <w:r w:rsidRPr="00867ABA">
        <w:rPr>
          <w:rFonts w:ascii="Times New Roman" w:hAnsi="Times New Roman" w:cs="Times New Roman"/>
          <w:noProof/>
        </w:rPr>
        <w:t>, 3–9. Retrieved from http://www.tandfonline.com/doi/abs/10.1080/00779962.2004.9722118</w:t>
      </w:r>
    </w:p>
    <w:p w14:paraId="567322AA"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Ward, T., Vanderklift, M., Nicholls, A., &amp; Kenchington, R. (1999). Selecting marine reserves using habitats and species assemblages as surrogates for biological diversity. </w:t>
      </w:r>
      <w:r w:rsidRPr="00867ABA">
        <w:rPr>
          <w:rFonts w:ascii="Times New Roman" w:hAnsi="Times New Roman" w:cs="Times New Roman"/>
          <w:i/>
          <w:iCs/>
          <w:noProof/>
        </w:rPr>
        <w:t>Ecol Appl</w:t>
      </w:r>
      <w:r w:rsidRPr="00867ABA">
        <w:rPr>
          <w:rFonts w:ascii="Times New Roman" w:hAnsi="Times New Roman" w:cs="Times New Roman"/>
          <w:noProof/>
        </w:rPr>
        <w:t xml:space="preserve">, </w:t>
      </w:r>
      <w:r w:rsidRPr="00867ABA">
        <w:rPr>
          <w:rFonts w:ascii="Times New Roman" w:hAnsi="Times New Roman" w:cs="Times New Roman"/>
          <w:i/>
          <w:iCs/>
          <w:noProof/>
        </w:rPr>
        <w:t>9</w:t>
      </w:r>
      <w:r w:rsidRPr="00867ABA">
        <w:rPr>
          <w:rFonts w:ascii="Times New Roman" w:hAnsi="Times New Roman" w:cs="Times New Roman"/>
          <w:noProof/>
        </w:rPr>
        <w:t>.</w:t>
      </w:r>
    </w:p>
    <w:p w14:paraId="1A05C67A" w14:textId="77777777" w:rsidR="00867ABA" w:rsidRPr="00867ABA" w:rsidRDefault="00867ABA" w:rsidP="00867ABA">
      <w:pPr>
        <w:widowControl w:val="0"/>
        <w:autoSpaceDE w:val="0"/>
        <w:autoSpaceDN w:val="0"/>
        <w:adjustRightInd w:val="0"/>
        <w:spacing w:line="480" w:lineRule="auto"/>
        <w:ind w:left="480" w:hanging="480"/>
        <w:rPr>
          <w:rFonts w:ascii="Times New Roman" w:hAnsi="Times New Roman" w:cs="Times New Roman"/>
          <w:noProof/>
        </w:rPr>
      </w:pPr>
      <w:r w:rsidRPr="00867ABA">
        <w:rPr>
          <w:rFonts w:ascii="Times New Roman" w:hAnsi="Times New Roman" w:cs="Times New Roman"/>
          <w:noProof/>
        </w:rPr>
        <w:t xml:space="preserve">Weil, E., &amp; Knowlton, N. (1989). A multi-character analysis of the Caribbean coral Montastraea annularis and its two sibling species M. faveolata and M. franksi. </w:t>
      </w:r>
      <w:r w:rsidRPr="00867ABA">
        <w:rPr>
          <w:rFonts w:ascii="Times New Roman" w:hAnsi="Times New Roman" w:cs="Times New Roman"/>
          <w:i/>
          <w:iCs/>
          <w:noProof/>
        </w:rPr>
        <w:t>Smithsonian</w:t>
      </w:r>
      <w:r w:rsidRPr="00867ABA">
        <w:rPr>
          <w:rFonts w:ascii="Times New Roman" w:hAnsi="Times New Roman" w:cs="Times New Roman"/>
          <w:noProof/>
        </w:rPr>
        <w:t xml:space="preserve">, </w:t>
      </w:r>
      <w:r w:rsidRPr="00867ABA">
        <w:rPr>
          <w:rFonts w:ascii="Times New Roman" w:hAnsi="Times New Roman" w:cs="Times New Roman"/>
          <w:i/>
          <w:iCs/>
          <w:noProof/>
        </w:rPr>
        <w:t>55</w:t>
      </w:r>
      <w:r w:rsidRPr="00867ABA">
        <w:rPr>
          <w:rFonts w:ascii="Times New Roman" w:hAnsi="Times New Roman" w:cs="Times New Roman"/>
          <w:noProof/>
        </w:rPr>
        <w:t>(September).</w:t>
      </w:r>
    </w:p>
    <w:p w14:paraId="0EE30AC1" w14:textId="097884BB" w:rsidR="00D20B76" w:rsidRPr="006837B3" w:rsidRDefault="000560AF" w:rsidP="00867ABA">
      <w:pPr>
        <w:widowControl w:val="0"/>
        <w:autoSpaceDE w:val="0"/>
        <w:autoSpaceDN w:val="0"/>
        <w:adjustRightInd w:val="0"/>
        <w:spacing w:line="480" w:lineRule="auto"/>
        <w:ind w:left="480" w:hanging="480"/>
        <w:rPr>
          <w:rFonts w:ascii="Times New Roman" w:hAnsi="Times New Roman" w:cs="Times New Roman"/>
        </w:rPr>
        <w:pPrChange w:id="494" w:author="Nicole" w:date="2018-08-14T10:15:00Z">
          <w:pPr>
            <w:widowControl w:val="0"/>
            <w:autoSpaceDE w:val="0"/>
            <w:autoSpaceDN w:val="0"/>
            <w:adjustRightInd w:val="0"/>
            <w:ind w:left="480" w:hanging="480"/>
          </w:pPr>
        </w:pPrChange>
      </w:pPr>
      <w:r w:rsidRPr="006837B3">
        <w:rPr>
          <w:rFonts w:ascii="Times New Roman" w:hAnsi="Times New Roman" w:cs="Times New Roman"/>
        </w:rPr>
        <w:fldChar w:fldCharType="end"/>
      </w:r>
    </w:p>
    <w:p w14:paraId="4E6A5E9F" w14:textId="77777777" w:rsidR="00161389" w:rsidRPr="00F275FA" w:rsidRDefault="00161389">
      <w:pPr>
        <w:spacing w:after="200" w:line="480" w:lineRule="auto"/>
        <w:rPr>
          <w:rFonts w:ascii="Times New Roman" w:hAnsi="Times New Roman" w:cs="Times New Roman"/>
          <w:rPrChange w:id="495" w:author="Nicole" w:date="2018-08-14T12:43:00Z">
            <w:rPr>
              <w:rFonts w:ascii="Times" w:hAnsi="Times"/>
            </w:rPr>
          </w:rPrChange>
        </w:rPr>
        <w:pPrChange w:id="496" w:author="Nicole" w:date="2018-08-14T10:15:00Z">
          <w:pPr>
            <w:spacing w:after="200" w:line="276" w:lineRule="auto"/>
          </w:pPr>
        </w:pPrChange>
      </w:pPr>
      <w:r w:rsidRPr="00F275FA">
        <w:rPr>
          <w:rFonts w:ascii="Times New Roman" w:hAnsi="Times New Roman" w:cs="Times New Roman"/>
          <w:rPrChange w:id="497" w:author="Nicole" w:date="2018-08-14T12:43:00Z">
            <w:rPr>
              <w:rFonts w:ascii="Times" w:hAnsi="Times"/>
            </w:rPr>
          </w:rPrChange>
        </w:rPr>
        <w:br w:type="page"/>
      </w:r>
    </w:p>
    <w:p w14:paraId="264CB639" w14:textId="4909E331" w:rsidR="00161389" w:rsidRPr="00F275FA" w:rsidRDefault="00161389">
      <w:pPr>
        <w:spacing w:line="480" w:lineRule="auto"/>
        <w:rPr>
          <w:rFonts w:ascii="Times New Roman" w:hAnsi="Times New Roman" w:cs="Times New Roman"/>
          <w:rPrChange w:id="498" w:author="Nicole" w:date="2018-08-14T12:43:00Z">
            <w:rPr/>
          </w:rPrChange>
        </w:rPr>
        <w:pPrChange w:id="499" w:author="Nicole" w:date="2018-08-14T10:15:00Z">
          <w:pPr/>
        </w:pPrChange>
      </w:pPr>
      <w:proofErr w:type="gramStart"/>
      <w:r w:rsidRPr="00F275FA">
        <w:rPr>
          <w:rFonts w:ascii="Times New Roman" w:hAnsi="Times New Roman" w:cs="Times New Roman"/>
          <w:rPrChange w:id="500" w:author="Nicole" w:date="2018-08-14T12:43:00Z">
            <w:rPr/>
          </w:rPrChange>
        </w:rPr>
        <w:lastRenderedPageBreak/>
        <w:t>Figure 1.</w:t>
      </w:r>
      <w:proofErr w:type="gramEnd"/>
      <w:r w:rsidRPr="00F275FA">
        <w:rPr>
          <w:rFonts w:ascii="Times New Roman" w:hAnsi="Times New Roman" w:cs="Times New Roman"/>
          <w:rPrChange w:id="501" w:author="Nicole" w:date="2018-08-14T12:43:00Z">
            <w:rPr/>
          </w:rPrChange>
        </w:rPr>
        <w:t xml:space="preserve">  A map of </w:t>
      </w:r>
      <w:proofErr w:type="spellStart"/>
      <w:r w:rsidRPr="00F275FA">
        <w:rPr>
          <w:rFonts w:ascii="Times New Roman" w:hAnsi="Times New Roman" w:cs="Times New Roman"/>
          <w:rPrChange w:id="502" w:author="Nicole" w:date="2018-08-14T12:43:00Z">
            <w:rPr/>
          </w:rPrChange>
        </w:rPr>
        <w:t>Guana</w:t>
      </w:r>
      <w:proofErr w:type="spellEnd"/>
      <w:r w:rsidRPr="00F275FA">
        <w:rPr>
          <w:rFonts w:ascii="Times New Roman" w:hAnsi="Times New Roman" w:cs="Times New Roman"/>
          <w:rPrChange w:id="503" w:author="Nicole" w:date="2018-08-14T12:43:00Z">
            <w:rPr/>
          </w:rPrChange>
        </w:rPr>
        <w:t xml:space="preserve"> Island, British Virgin Islands, showing the eight study sites: (1) Grand </w:t>
      </w:r>
      <w:proofErr w:type="spellStart"/>
      <w:r w:rsidRPr="00F275FA">
        <w:rPr>
          <w:rFonts w:ascii="Times New Roman" w:hAnsi="Times New Roman" w:cs="Times New Roman"/>
          <w:rPrChange w:id="504" w:author="Nicole" w:date="2018-08-14T12:43:00Z">
            <w:rPr/>
          </w:rPrChange>
        </w:rPr>
        <w:t>Ghut</w:t>
      </w:r>
      <w:proofErr w:type="spellEnd"/>
      <w:r w:rsidRPr="00F275FA">
        <w:rPr>
          <w:rFonts w:ascii="Times New Roman" w:hAnsi="Times New Roman" w:cs="Times New Roman"/>
          <w:rPrChange w:id="505" w:author="Nicole" w:date="2018-08-14T12:43:00Z">
            <w:rPr/>
          </w:rPrChange>
        </w:rPr>
        <w:t xml:space="preserve">, (2) Pelican </w:t>
      </w:r>
      <w:proofErr w:type="spellStart"/>
      <w:r w:rsidRPr="00F275FA">
        <w:rPr>
          <w:rFonts w:ascii="Times New Roman" w:hAnsi="Times New Roman" w:cs="Times New Roman"/>
          <w:rPrChange w:id="506" w:author="Nicole" w:date="2018-08-14T12:43:00Z">
            <w:rPr/>
          </w:rPrChange>
        </w:rPr>
        <w:t>Ghut</w:t>
      </w:r>
      <w:proofErr w:type="spellEnd"/>
      <w:r w:rsidRPr="00F275FA">
        <w:rPr>
          <w:rFonts w:ascii="Times New Roman" w:hAnsi="Times New Roman" w:cs="Times New Roman"/>
          <w:rPrChange w:id="507" w:author="Nicole" w:date="2018-08-14T12:43:00Z">
            <w:rPr/>
          </w:rPrChange>
        </w:rPr>
        <w:t xml:space="preserve">, (3) Bigelow Beach, (4) Monkey Point, (5) White Bay, (6) Iguana Head, (7) Crab Cove, </w:t>
      </w:r>
      <w:ins w:id="508" w:author="Nicole" w:date="2018-08-14T10:52:00Z">
        <w:r w:rsidR="00CC32D0" w:rsidRPr="006837B3">
          <w:rPr>
            <w:rFonts w:ascii="Times New Roman" w:hAnsi="Times New Roman" w:cs="Times New Roman"/>
          </w:rPr>
          <w:t xml:space="preserve">and </w:t>
        </w:r>
      </w:ins>
      <w:r w:rsidRPr="00F275FA">
        <w:rPr>
          <w:rFonts w:ascii="Times New Roman" w:hAnsi="Times New Roman" w:cs="Times New Roman"/>
          <w:rPrChange w:id="509" w:author="Nicole" w:date="2018-08-14T12:43:00Z">
            <w:rPr/>
          </w:rPrChange>
        </w:rPr>
        <w:t>(8) Long Point.</w:t>
      </w:r>
    </w:p>
    <w:p w14:paraId="15EFDF48" w14:textId="77777777" w:rsidR="00161389" w:rsidRPr="006837B3" w:rsidRDefault="00161389">
      <w:pPr>
        <w:widowControl w:val="0"/>
        <w:autoSpaceDE w:val="0"/>
        <w:autoSpaceDN w:val="0"/>
        <w:adjustRightInd w:val="0"/>
        <w:spacing w:line="480" w:lineRule="auto"/>
        <w:ind w:left="480" w:hanging="480"/>
        <w:rPr>
          <w:rFonts w:ascii="Times New Roman" w:hAnsi="Times New Roman" w:cs="Times New Roman"/>
        </w:rPr>
        <w:pPrChange w:id="510" w:author="Nicole" w:date="2018-08-14T10:15:00Z">
          <w:pPr>
            <w:widowControl w:val="0"/>
            <w:autoSpaceDE w:val="0"/>
            <w:autoSpaceDN w:val="0"/>
            <w:adjustRightInd w:val="0"/>
            <w:ind w:left="480" w:hanging="480"/>
          </w:pPr>
        </w:pPrChange>
      </w:pPr>
    </w:p>
    <w:p w14:paraId="444E22DA" w14:textId="12400562" w:rsidR="00161389" w:rsidRPr="00F275FA" w:rsidRDefault="00161389">
      <w:pPr>
        <w:widowControl w:val="0"/>
        <w:autoSpaceDE w:val="0"/>
        <w:autoSpaceDN w:val="0"/>
        <w:adjustRightInd w:val="0"/>
        <w:spacing w:line="480" w:lineRule="auto"/>
        <w:ind w:left="480" w:hanging="480"/>
        <w:rPr>
          <w:rFonts w:ascii="Times New Roman" w:hAnsi="Times New Roman" w:cs="Times New Roman"/>
          <w:rPrChange w:id="511" w:author="Nicole" w:date="2018-08-14T12:43:00Z">
            <w:rPr/>
          </w:rPrChange>
        </w:rPr>
        <w:pPrChange w:id="512" w:author="Nicole" w:date="2018-08-14T10:15:00Z">
          <w:pPr>
            <w:widowControl w:val="0"/>
            <w:autoSpaceDE w:val="0"/>
            <w:autoSpaceDN w:val="0"/>
            <w:adjustRightInd w:val="0"/>
            <w:ind w:left="480" w:hanging="480"/>
          </w:pPr>
        </w:pPrChange>
      </w:pPr>
      <w:r w:rsidRPr="00F275FA">
        <w:rPr>
          <w:rFonts w:ascii="Times New Roman" w:hAnsi="Times New Roman" w:cs="Times New Roman"/>
          <w:noProof/>
          <w:rPrChange w:id="513" w:author="Nicole" w:date="2018-08-14T12:43:00Z">
            <w:rPr>
              <w:noProof/>
            </w:rPr>
          </w:rPrChange>
        </w:rPr>
        <w:drawing>
          <wp:inline distT="0" distB="0" distL="0" distR="0" wp14:anchorId="3D1B3EDF" wp14:editId="5947B951">
            <wp:extent cx="3200400" cy="240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Guana Island map.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sectPr w:rsidR="00161389" w:rsidRPr="00F275FA" w:rsidSect="00F419E1">
      <w:footerReference w:type="default" r:id="rId1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Brian Gerber" w:date="2018-08-14T10:21:00Z" w:initials="BG">
    <w:p w14:paraId="2403D709" w14:textId="68B3C6D8" w:rsidR="00BE2858" w:rsidRDefault="00BE2858">
      <w:pPr>
        <w:pStyle w:val="CommentText"/>
      </w:pPr>
      <w:r>
        <w:rPr>
          <w:rStyle w:val="CommentReference"/>
        </w:rPr>
        <w:annotationRef/>
      </w:r>
      <w:r>
        <w:t xml:space="preserve">Use a line spacing of </w:t>
      </w:r>
      <w:r w:rsidR="00A12636">
        <w:t>1 or 2.</w:t>
      </w:r>
      <w:r w:rsidR="00514541">
        <w:t xml:space="preserve"> [NK] The formatting should be consistent now.</w:t>
      </w:r>
    </w:p>
  </w:comment>
  <w:comment w:id="2" w:author="Nicole" w:date="2018-08-14T12:41:00Z" w:initials="N">
    <w:p w14:paraId="3AE056BE" w14:textId="3DAE1BC4" w:rsidR="001D33E7" w:rsidRDefault="001D33E7">
      <w:pPr>
        <w:pStyle w:val="CommentText"/>
      </w:pPr>
      <w:r>
        <w:rPr>
          <w:rStyle w:val="CommentReference"/>
        </w:rPr>
        <w:annotationRef/>
      </w:r>
      <w:r>
        <w:t>Title must be 100 characters or less. Maybe- Temporal effectiveness of biodiversity surrogates in coral reefs in the British Virgin Islands? I removed communities rather than temporal because that’s one of the unique aspects of the paper</w:t>
      </w:r>
    </w:p>
  </w:comment>
  <w:comment w:id="6" w:author="Nicole" w:date="2018-08-14T12:43:00Z" w:initials="N">
    <w:p w14:paraId="3DE8DC0B" w14:textId="0880ED7F" w:rsidR="00F275FA" w:rsidRDefault="00F275FA">
      <w:pPr>
        <w:pStyle w:val="CommentText"/>
      </w:pPr>
      <w:r>
        <w:rPr>
          <w:rStyle w:val="CommentReference"/>
        </w:rPr>
        <w:annotationRef/>
      </w:r>
      <w:r>
        <w:t xml:space="preserve">The formatting guidelines mention a cover sheet. Is this just the proposal approval form? </w:t>
      </w:r>
    </w:p>
  </w:comment>
  <w:comment w:id="38" w:author="Nicole" w:date="2018-08-14T10:27:00Z" w:initials="N">
    <w:p w14:paraId="28B3BD79" w14:textId="6F4312B0" w:rsidR="00514541" w:rsidRDefault="00514541">
      <w:pPr>
        <w:pStyle w:val="CommentText"/>
      </w:pPr>
      <w:r>
        <w:rPr>
          <w:rStyle w:val="CommentReference"/>
        </w:rPr>
        <w:annotationRef/>
      </w:r>
      <w:r>
        <w:t>I am considering potential reasons why I might see a relationship between a surrogate and the target, but I’m not directly testing why. Should I include this then? Also I can’t distinguish between the natural and anthropogenic forces</w:t>
      </w:r>
      <w:r w:rsidR="00294D79">
        <w:t>. Does separating them here suggest that I will be distinguishing between them?</w:t>
      </w:r>
    </w:p>
  </w:comment>
  <w:comment w:id="63" w:author="Brian Gerber" w:date="2018-08-14T10:01:00Z" w:initials="BG">
    <w:p w14:paraId="6E5CC3F0" w14:textId="697A5F38" w:rsidR="00A12636" w:rsidRDefault="00A12636">
      <w:pPr>
        <w:pStyle w:val="CommentText"/>
      </w:pPr>
      <w:r>
        <w:rPr>
          <w:rStyle w:val="CommentReference"/>
        </w:rPr>
        <w:annotationRef/>
      </w:r>
      <w:proofErr w:type="gramStart"/>
      <w:r>
        <w:t>provide</w:t>
      </w:r>
      <w:proofErr w:type="gramEnd"/>
      <w:r>
        <w:t xml:space="preserve"> general time period of the data.</w:t>
      </w:r>
      <w:r w:rsidR="000B29A6">
        <w:t xml:space="preserve"> [NK] added years here</w:t>
      </w:r>
    </w:p>
  </w:comment>
  <w:comment w:id="73" w:author="Nicole" w:date="2018-08-14T10:30:00Z" w:initials="N">
    <w:p w14:paraId="7B30D2D5" w14:textId="105A3507" w:rsidR="00294D79" w:rsidRDefault="00294D79">
      <w:pPr>
        <w:pStyle w:val="CommentText"/>
      </w:pPr>
      <w:r>
        <w:rPr>
          <w:rStyle w:val="CommentReference"/>
        </w:rPr>
        <w:annotationRef/>
      </w:r>
      <w:r>
        <w:t>I included this here because the studies cited here found that although there are local declines in biodiversity, the biggest concern is that biodiversity is changing- whether due to migration or environmental changes affecting competition.</w:t>
      </w:r>
    </w:p>
  </w:comment>
  <w:comment w:id="88" w:author="Brian Gerber" w:date="2018-08-14T10:33:00Z" w:initials="BG">
    <w:p w14:paraId="73732F19" w14:textId="53665ED4" w:rsidR="00A12636" w:rsidRDefault="00A12636">
      <w:pPr>
        <w:pStyle w:val="CommentText"/>
      </w:pPr>
      <w:r>
        <w:rPr>
          <w:rStyle w:val="CommentReference"/>
        </w:rPr>
        <w:annotationRef/>
      </w:r>
      <w:r>
        <w:t>Not sure what is implied. Maybe – “near-census”</w:t>
      </w:r>
      <w:r w:rsidR="00294D79">
        <w:t xml:space="preserve"> [NK] diversity indices include all species, so I thought census made sense, but maybe not because they are still estimates</w:t>
      </w:r>
    </w:p>
  </w:comment>
  <w:comment w:id="95" w:author="Brian Gerber" w:date="2018-08-14T10:19:00Z" w:initials="BG">
    <w:p w14:paraId="455E39B0" w14:textId="7DCDD80C" w:rsidR="00A12636" w:rsidRDefault="00A12636">
      <w:pPr>
        <w:pStyle w:val="CommentText"/>
      </w:pPr>
      <w:r>
        <w:rPr>
          <w:rStyle w:val="CommentReference"/>
        </w:rPr>
        <w:annotationRef/>
      </w:r>
      <w:r>
        <w:t>More specific than what? Maybe just cut “more”.</w:t>
      </w:r>
      <w:r w:rsidR="00514541">
        <w:t xml:space="preserve"> [NK] Surrogates do not usually attempt to encompass biodiversity of a system, but rather a component of biodiversity.</w:t>
      </w:r>
    </w:p>
  </w:comment>
  <w:comment w:id="128" w:author="Nicole" w:date="2018-08-14T12:49:00Z" w:initials="N">
    <w:p w14:paraId="75D778DD" w14:textId="1E1A435D" w:rsidR="001E31C1" w:rsidRDefault="001E31C1">
      <w:pPr>
        <w:pStyle w:val="CommentText"/>
      </w:pPr>
      <w:r>
        <w:rPr>
          <w:rStyle w:val="CommentReference"/>
        </w:rPr>
        <w:annotationRef/>
      </w:r>
      <w:r w:rsidR="00EA448A">
        <w:t>The surrogate in this study was focal species mean abundance. Communities is more general, but it would also be correct.</w:t>
      </w:r>
    </w:p>
  </w:comment>
  <w:comment w:id="155" w:author="Nicole" w:date="2018-08-14T10:49:00Z" w:initials="N">
    <w:p w14:paraId="09FED138" w14:textId="1F5B414A" w:rsidR="00992B04" w:rsidRDefault="00992B04">
      <w:pPr>
        <w:pStyle w:val="CommentText"/>
      </w:pPr>
      <w:r>
        <w:rPr>
          <w:rStyle w:val="CommentReference"/>
        </w:rPr>
        <w:annotationRef/>
      </w:r>
      <w:r>
        <w:t xml:space="preserve">The authors write that the data were from “&gt;10 years”, so % canopy cover was a poor surrogate even after 5 years and after 10 years, but the time period they looked at was </w:t>
      </w:r>
      <w:r w:rsidR="00CC32D0">
        <w:t>not specified otherwise. I’m not sure how to clarify this. Maybe- “For example, a study greater than 10 years found percent canopy cover was a poor surrogate for bird population trends.</w:t>
      </w:r>
      <w:proofErr w:type="gramStart"/>
      <w:r w:rsidR="00CC32D0">
        <w:t>” ?</w:t>
      </w:r>
      <w:proofErr w:type="gramEnd"/>
    </w:p>
  </w:comment>
  <w:comment w:id="171" w:author="Brian Gerber" w:date="2018-08-14T13:36:00Z" w:initials="BG">
    <w:p w14:paraId="50A30AE7" w14:textId="2B489204" w:rsidR="00A12636" w:rsidRDefault="00A12636">
      <w:pPr>
        <w:pStyle w:val="CommentText"/>
      </w:pPr>
      <w:r>
        <w:rPr>
          <w:rStyle w:val="CommentReference"/>
        </w:rPr>
        <w:annotationRef/>
      </w:r>
      <w:r>
        <w:t xml:space="preserve">This is a bit too vague too </w:t>
      </w:r>
      <w:r w:rsidR="001E31C1">
        <w:t>understand</w:t>
      </w:r>
      <w:r>
        <w:t xml:space="preserve"> what is being measured and what it applies too.</w:t>
      </w:r>
      <w:r w:rsidR="00C843B7">
        <w:t xml:space="preserve"> [NK] I tried to make it more clear. The authors of this paper </w:t>
      </w:r>
      <w:proofErr w:type="spellStart"/>
      <w:r w:rsidR="00C843B7">
        <w:t>ID’d</w:t>
      </w:r>
      <w:proofErr w:type="spellEnd"/>
      <w:r w:rsidR="00C843B7">
        <w:t xml:space="preserve"> the surrogates using a method called “</w:t>
      </w:r>
      <w:proofErr w:type="spellStart"/>
      <w:r w:rsidR="00C843B7">
        <w:t>BestAgg</w:t>
      </w:r>
      <w:proofErr w:type="spellEnd"/>
      <w:r w:rsidR="00C843B7">
        <w:t>” that they developed and discussed in prior papers</w:t>
      </w:r>
    </w:p>
  </w:comment>
  <w:comment w:id="187" w:author="Brian Gerber" w:date="2018-08-14T10:55:00Z" w:initials="BG">
    <w:p w14:paraId="3687BD95" w14:textId="4C3BB1EF" w:rsidR="00A12636" w:rsidRDefault="00A12636">
      <w:pPr>
        <w:pStyle w:val="CommentText"/>
      </w:pPr>
      <w:r>
        <w:rPr>
          <w:rStyle w:val="CommentReference"/>
        </w:rPr>
        <w:annotationRef/>
      </w:r>
      <w:r>
        <w:t xml:space="preserve">Avoid footnotes. No need. </w:t>
      </w:r>
      <w:r w:rsidR="00CC32D0">
        <w:t>[NK] moved important info from footnote to body</w:t>
      </w:r>
    </w:p>
  </w:comment>
  <w:comment w:id="216" w:author="Brian Gerber" w:date="2018-08-14T11:07:00Z" w:initials="BG">
    <w:p w14:paraId="1F6B0E3A" w14:textId="77F9CDC2" w:rsidR="00A12636" w:rsidRDefault="00A12636">
      <w:pPr>
        <w:pStyle w:val="CommentText"/>
      </w:pPr>
      <w:r>
        <w:rPr>
          <w:rStyle w:val="CommentReference"/>
        </w:rPr>
        <w:annotationRef/>
      </w:r>
      <w:r>
        <w:t>Start a new sentence after coral reef. This part of the sentence doesn’t relate to this part.</w:t>
      </w:r>
      <w:r w:rsidR="00EB63C7">
        <w:t xml:space="preserve"> [NK] I agree that they are two separate ideas. Is starting the second sentence with “Coral reefs” too redundant?</w:t>
      </w:r>
    </w:p>
  </w:comment>
  <w:comment w:id="228" w:author="Brian Gerber" w:date="2018-08-14T11:05:00Z" w:initials="BG">
    <w:p w14:paraId="3266DD2E" w14:textId="01A48F70" w:rsidR="00A12636" w:rsidRDefault="00A12636">
      <w:pPr>
        <w:pStyle w:val="CommentText"/>
      </w:pPr>
      <w:r>
        <w:rPr>
          <w:rStyle w:val="CommentReference"/>
        </w:rPr>
        <w:annotationRef/>
      </w:r>
      <w:r>
        <w:t>Fix formatting</w:t>
      </w:r>
      <w:r w:rsidR="00EB63C7">
        <w:t xml:space="preserve"> [NK] resolved</w:t>
      </w:r>
    </w:p>
  </w:comment>
  <w:comment w:id="248" w:author="Brian Gerber" w:date="2018-08-14T13:32:00Z" w:initials="BG">
    <w:p w14:paraId="3CE2A37B" w14:textId="781DBEEB" w:rsidR="00A12636" w:rsidRDefault="00A12636">
      <w:pPr>
        <w:pStyle w:val="CommentText"/>
      </w:pPr>
      <w:r>
        <w:rPr>
          <w:rStyle w:val="CommentReference"/>
        </w:rPr>
        <w:annotationRef/>
      </w:r>
      <w:r>
        <w:t>Surrogate of what?</w:t>
      </w:r>
      <w:r w:rsidR="003A6AA7">
        <w:t xml:space="preserve"> [NK] resolved</w:t>
      </w:r>
      <w:r w:rsidR="00C843B7">
        <w:t xml:space="preserve"> </w:t>
      </w:r>
    </w:p>
  </w:comment>
  <w:comment w:id="253" w:author="Brian Gerber" w:date="2018-08-14T11:09:00Z" w:initials="BG">
    <w:p w14:paraId="5140CA47" w14:textId="4E242610" w:rsidR="00A12636" w:rsidRDefault="00A12636">
      <w:pPr>
        <w:pStyle w:val="CommentText"/>
      </w:pPr>
      <w:r>
        <w:rPr>
          <w:rStyle w:val="CommentReference"/>
        </w:rPr>
        <w:annotationRef/>
      </w:r>
      <w:r>
        <w:t>Why say this here?</w:t>
      </w:r>
      <w:r w:rsidR="00EB63C7">
        <w:t xml:space="preserve"> [NK] This study was most similar to what I’m investigating. The major differences were that their study was static and did not include sponges.</w:t>
      </w:r>
    </w:p>
  </w:comment>
  <w:comment w:id="267" w:author="Nicole" w:date="2018-08-14T13:42:00Z" w:initials="N">
    <w:p w14:paraId="07796540" w14:textId="050D8409" w:rsidR="00CC54A8" w:rsidRDefault="00CC54A8">
      <w:pPr>
        <w:pStyle w:val="CommentText"/>
      </w:pPr>
      <w:r>
        <w:rPr>
          <w:rStyle w:val="CommentReference"/>
        </w:rPr>
        <w:annotationRef/>
      </w:r>
      <w:r>
        <w:t>IN PROGRESS: Incorporate hypotheses that are more specific based on yesterday’s meeting.</w:t>
      </w:r>
    </w:p>
  </w:comment>
  <w:comment w:id="288" w:author="Nicole" w:date="2018-08-14T13:39:00Z" w:initials="N">
    <w:p w14:paraId="749EB5B7" w14:textId="119FF8ED" w:rsidR="00CC54A8" w:rsidRDefault="00CC54A8">
      <w:pPr>
        <w:pStyle w:val="CommentText"/>
      </w:pPr>
      <w:r>
        <w:rPr>
          <w:rStyle w:val="CommentReference"/>
        </w:rPr>
        <w:annotationRef/>
      </w:r>
      <w:r>
        <w:t>The second part of this sentence is true, but in 1996-1999 and 2004 sponge data was not collected for any of the sites.</w:t>
      </w:r>
    </w:p>
  </w:comment>
  <w:comment w:id="300" w:author="Brian Gerber" w:date="2018-08-14T12:04:00Z" w:initials="BG">
    <w:p w14:paraId="2953207E" w14:textId="3B56AE78" w:rsidR="00F918E6" w:rsidRDefault="00F918E6">
      <w:pPr>
        <w:pStyle w:val="CommentText"/>
      </w:pPr>
      <w:r>
        <w:rPr>
          <w:rStyle w:val="CommentReference"/>
        </w:rPr>
        <w:annotationRef/>
      </w:r>
      <w:r>
        <w:t>Better way to say this?</w:t>
      </w:r>
      <w:r w:rsidR="001E31C1">
        <w:t xml:space="preserve"> [NK] this is the non-statistical technique to simulate random sampling</w:t>
      </w:r>
    </w:p>
  </w:comment>
  <w:comment w:id="337" w:author="Brian Gerber" w:date="2018-08-14T12:06:00Z" w:initials="BG">
    <w:p w14:paraId="0409EE4F" w14:textId="3D99E4E9" w:rsidR="007175A5" w:rsidRDefault="007175A5">
      <w:pPr>
        <w:pStyle w:val="CommentText"/>
      </w:pPr>
      <w:r>
        <w:rPr>
          <w:rStyle w:val="CommentReference"/>
        </w:rPr>
        <w:annotationRef/>
      </w:r>
      <w:r>
        <w:t>FYI: When you don’t count everything than it’s not a census.</w:t>
      </w:r>
      <w:r w:rsidR="001E31C1">
        <w:t xml:space="preserve"> [NK] changed census to sample above</w:t>
      </w:r>
    </w:p>
  </w:comment>
  <w:comment w:id="372" w:author="Brian Gerber" w:date="2018-08-14T11:33:00Z" w:initials="BG">
    <w:p w14:paraId="004081D4" w14:textId="2CC8AA8A" w:rsidR="007175A5" w:rsidRDefault="007175A5">
      <w:pPr>
        <w:pStyle w:val="CommentText"/>
      </w:pPr>
      <w:r>
        <w:rPr>
          <w:rStyle w:val="CommentReference"/>
        </w:rPr>
        <w:annotationRef/>
      </w:r>
      <w:r>
        <w:t>Species names</w:t>
      </w:r>
      <w:r w:rsidR="00040576">
        <w:t xml:space="preserve"> [NK] To the best of my knowledge I’ve included the families although sometimes </w:t>
      </w:r>
      <w:r w:rsidR="008667D6">
        <w:t>“</w:t>
      </w:r>
      <w:r w:rsidR="00040576">
        <w:t>mackerel</w:t>
      </w:r>
      <w:r w:rsidR="008667D6">
        <w:t>”</w:t>
      </w:r>
      <w:r w:rsidR="00040576">
        <w:t xml:space="preserve"> is used for members of other families including </w:t>
      </w:r>
      <w:proofErr w:type="spellStart"/>
      <w:r w:rsidR="00040576">
        <w:t>Carangidae</w:t>
      </w:r>
      <w:proofErr w:type="spellEnd"/>
      <w:r w:rsidR="00040576">
        <w:t xml:space="preserve">, </w:t>
      </w:r>
      <w:proofErr w:type="spellStart"/>
      <w:r w:rsidR="008667D6">
        <w:t>Gempylidae</w:t>
      </w:r>
      <w:proofErr w:type="spellEnd"/>
      <w:r w:rsidR="008667D6">
        <w:t xml:space="preserve">, and </w:t>
      </w:r>
      <w:proofErr w:type="spellStart"/>
      <w:r w:rsidR="008667D6">
        <w:t>Hexagrammidae</w:t>
      </w:r>
      <w:proofErr w:type="spellEnd"/>
    </w:p>
  </w:comment>
  <w:comment w:id="383" w:author="Brian Gerber" w:date="2018-08-14T11:36:00Z" w:initials="BG">
    <w:p w14:paraId="6FAD9E6A" w14:textId="58798A6C" w:rsidR="007175A5" w:rsidRDefault="007175A5">
      <w:pPr>
        <w:pStyle w:val="CommentText"/>
      </w:pPr>
      <w:r>
        <w:rPr>
          <w:rStyle w:val="CommentReference"/>
        </w:rPr>
        <w:annotationRef/>
      </w:r>
      <w:r>
        <w:t xml:space="preserve">Species names or Genus’ of </w:t>
      </w:r>
      <w:proofErr w:type="spellStart"/>
      <w:r>
        <w:t>Familiies</w:t>
      </w:r>
      <w:proofErr w:type="spellEnd"/>
      <w:r>
        <w:t>…if possible.</w:t>
      </w:r>
      <w:r w:rsidR="008667D6">
        <w:t xml:space="preserve"> [NK] I included the suborder for blennies because they compose 6 families</w:t>
      </w:r>
    </w:p>
  </w:comment>
  <w:comment w:id="399" w:author="Nicole" w:date="2018-08-14T12:30:00Z" w:initials="N">
    <w:p w14:paraId="378C4CE5" w14:textId="06CC25E1" w:rsidR="00D11E75" w:rsidRDefault="00D11E75">
      <w:pPr>
        <w:pStyle w:val="CommentText"/>
      </w:pPr>
      <w:r>
        <w:rPr>
          <w:rStyle w:val="CommentReference"/>
        </w:rPr>
        <w:annotationRef/>
      </w:r>
      <w:r>
        <w:t>Should I leave this</w:t>
      </w:r>
      <w:r w:rsidR="001D33E7">
        <w:t xml:space="preserve"> site</w:t>
      </w:r>
      <w:r>
        <w:t xml:space="preserve"> information out? I won’t be using the data from these sites, but I wasn’t sure if I still needed to include them because they are a part of the dataset</w:t>
      </w:r>
    </w:p>
  </w:comment>
  <w:comment w:id="400" w:author="Brian Gerber" w:date="2018-08-14T12:11:00Z" w:initials="BG">
    <w:p w14:paraId="6D2D3E6D" w14:textId="063B49DF" w:rsidR="007175A5" w:rsidRDefault="007175A5">
      <w:pPr>
        <w:pStyle w:val="CommentText"/>
      </w:pPr>
      <w:r>
        <w:rPr>
          <w:rStyle w:val="CommentReference"/>
        </w:rPr>
        <w:annotationRef/>
      </w:r>
      <w:r>
        <w:t>Rephrase. “</w:t>
      </w:r>
      <w:proofErr w:type="gramStart"/>
      <w:r>
        <w:t>were</w:t>
      </w:r>
      <w:proofErr w:type="gramEnd"/>
      <w:r>
        <w:t xml:space="preserve"> identified as multi-species RTUs”?</w:t>
      </w:r>
      <w:r w:rsidR="003A0710">
        <w:t xml:space="preserve"> [NK] resolved</w:t>
      </w:r>
    </w:p>
  </w:comment>
  <w:comment w:id="438" w:author="Brian Gerber" w:date="2018-08-14T11:48:00Z" w:initials="BG">
    <w:p w14:paraId="601A416D" w14:textId="54D8FB4F" w:rsidR="007175A5" w:rsidRDefault="007175A5">
      <w:pPr>
        <w:pStyle w:val="CommentText"/>
      </w:pPr>
      <w:r>
        <w:rPr>
          <w:rStyle w:val="CommentReference"/>
        </w:rPr>
        <w:annotationRef/>
      </w:r>
      <w:r>
        <w:t>Rephrase without sentence starting with “because”.</w:t>
      </w:r>
      <w:r w:rsidR="00672F8E">
        <w:t xml:space="preserve"> [NK] resolved</w:t>
      </w:r>
    </w:p>
  </w:comment>
  <w:comment w:id="446" w:author="Brian Gerber" w:date="2018-08-14T14:00:00Z" w:initials="BG">
    <w:p w14:paraId="4403F901" w14:textId="482B6921" w:rsidR="007175A5" w:rsidRDefault="007175A5">
      <w:pPr>
        <w:pStyle w:val="CommentText"/>
      </w:pPr>
      <w:r>
        <w:rPr>
          <w:rStyle w:val="CommentReference"/>
        </w:rPr>
        <w:annotationRef/>
      </w:r>
      <w:r>
        <w:t>Kind of vague. Name what types of interspecific interactions you mean.</w:t>
      </w:r>
      <w:r w:rsidR="0051515C">
        <w:t xml:space="preserve"> [NK] There are many associations with other organisms. Erosion and accretion are the 2 that relate to corals, so I’m not sure if using “associations with other organisms” makes sense if we didn’t look at algae, microorganisms, or bivalves</w:t>
      </w:r>
    </w:p>
  </w:comment>
  <w:comment w:id="467" w:author="Brian Gerber" w:date="2018-08-14T14:14:00Z" w:initials="BG">
    <w:p w14:paraId="2AFC5675" w14:textId="25764A64" w:rsidR="007175A5" w:rsidRDefault="007175A5">
      <w:pPr>
        <w:pStyle w:val="CommentText"/>
      </w:pPr>
      <w:r>
        <w:rPr>
          <w:rStyle w:val="CommentReference"/>
        </w:rPr>
        <w:annotationRef/>
      </w:r>
      <w:r>
        <w:t>Why a new paragraph</w:t>
      </w:r>
      <w:r w:rsidR="006F7259">
        <w:t xml:space="preserve"> [NK] I originally thought I needed to include something about the analysis, but it is optional, so I think removing this would be best if I’m not going to elaborate on the analysis.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E96578" w14:textId="77777777" w:rsidR="00C02277" w:rsidRDefault="00C02277">
      <w:r>
        <w:separator/>
      </w:r>
    </w:p>
  </w:endnote>
  <w:endnote w:type="continuationSeparator" w:id="0">
    <w:p w14:paraId="6364FFAF" w14:textId="77777777" w:rsidR="00C02277" w:rsidRDefault="00C02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Change w:id="514" w:author="Nicole" w:date="2018-08-14T12:35:00Z">
          <w:rPr/>
        </w:rPrChange>
      </w:rPr>
      <w:id w:val="-1344922777"/>
      <w:docPartObj>
        <w:docPartGallery w:val="Page Numbers (Bottom of Page)"/>
        <w:docPartUnique/>
      </w:docPartObj>
    </w:sdtPr>
    <w:sdtEndPr>
      <w:rPr>
        <w:noProof/>
        <w:rPrChange w:id="515" w:author="Nicole" w:date="2018-08-14T12:35:00Z">
          <w:rPr/>
        </w:rPrChange>
      </w:rPr>
    </w:sdtEndPr>
    <w:sdtContent>
      <w:p w14:paraId="1A96472C" w14:textId="77777777" w:rsidR="00F76CCE" w:rsidRPr="001D33E7" w:rsidRDefault="000560AF">
        <w:pPr>
          <w:pStyle w:val="Footer"/>
          <w:jc w:val="center"/>
          <w:rPr>
            <w:rFonts w:ascii="Times New Roman" w:hAnsi="Times New Roman" w:cs="Times New Roman"/>
            <w:rPrChange w:id="516" w:author="Nicole" w:date="2018-08-14T12:35:00Z">
              <w:rPr/>
            </w:rPrChange>
          </w:rPr>
        </w:pPr>
        <w:r w:rsidRPr="001D33E7">
          <w:rPr>
            <w:rFonts w:ascii="Times New Roman" w:hAnsi="Times New Roman" w:cs="Times New Roman"/>
            <w:rPrChange w:id="517" w:author="Nicole" w:date="2018-08-14T12:35:00Z">
              <w:rPr/>
            </w:rPrChange>
          </w:rPr>
          <w:fldChar w:fldCharType="begin"/>
        </w:r>
        <w:r w:rsidRPr="001D33E7">
          <w:rPr>
            <w:rFonts w:ascii="Times New Roman" w:hAnsi="Times New Roman" w:cs="Times New Roman"/>
            <w:rPrChange w:id="518" w:author="Nicole" w:date="2018-08-14T12:35:00Z">
              <w:rPr/>
            </w:rPrChange>
          </w:rPr>
          <w:instrText xml:space="preserve"> PAGE   \* MERGEFORMAT </w:instrText>
        </w:r>
        <w:r w:rsidRPr="001D33E7">
          <w:rPr>
            <w:rFonts w:ascii="Times New Roman" w:hAnsi="Times New Roman" w:cs="Times New Roman"/>
            <w:rPrChange w:id="519" w:author="Nicole" w:date="2018-08-14T12:35:00Z">
              <w:rPr/>
            </w:rPrChange>
          </w:rPr>
          <w:fldChar w:fldCharType="separate"/>
        </w:r>
        <w:r w:rsidR="006837B3">
          <w:rPr>
            <w:rFonts w:ascii="Times New Roman" w:hAnsi="Times New Roman" w:cs="Times New Roman"/>
            <w:noProof/>
          </w:rPr>
          <w:t>1</w:t>
        </w:r>
        <w:r w:rsidRPr="001D33E7">
          <w:rPr>
            <w:rFonts w:ascii="Times New Roman" w:hAnsi="Times New Roman" w:cs="Times New Roman"/>
            <w:noProof/>
            <w:rPrChange w:id="520" w:author="Nicole" w:date="2018-08-14T12:35:00Z">
              <w:rPr>
                <w:noProof/>
              </w:rPr>
            </w:rPrChange>
          </w:rPr>
          <w:fldChar w:fldCharType="end"/>
        </w:r>
      </w:p>
    </w:sdtContent>
  </w:sdt>
  <w:p w14:paraId="12351082" w14:textId="77777777" w:rsidR="00F76CCE" w:rsidRPr="001D33E7" w:rsidRDefault="00F76CCE">
    <w:pPr>
      <w:pStyle w:val="Footer"/>
      <w:rPr>
        <w:rFonts w:ascii="Times New Roman" w:hAnsi="Times New Roman" w:cs="Times New Roman"/>
        <w:rPrChange w:id="521" w:author="Nicole" w:date="2018-08-14T12:35:00Z">
          <w:rPr/>
        </w:rPrChang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4EDB77" w14:textId="77777777" w:rsidR="00C02277" w:rsidRDefault="00C02277">
      <w:r>
        <w:separator/>
      </w:r>
    </w:p>
  </w:footnote>
  <w:footnote w:type="continuationSeparator" w:id="0">
    <w:p w14:paraId="2CBE9120" w14:textId="77777777" w:rsidR="00C02277" w:rsidRDefault="00C02277">
      <w:r>
        <w:continuationSeparator/>
      </w:r>
    </w:p>
  </w:footnote>
  <w:footnote w:id="1">
    <w:p w14:paraId="6FD1F3C8" w14:textId="0B03B576" w:rsidR="001C54E0" w:rsidDel="00CC32D0" w:rsidRDefault="001C54E0">
      <w:pPr>
        <w:pStyle w:val="FootnoteText"/>
        <w:rPr>
          <w:del w:id="189" w:author="Nicole" w:date="2018-08-14T10:55:00Z"/>
        </w:rPr>
      </w:pPr>
      <w:del w:id="190" w:author="Nicole" w:date="2018-08-14T10:55:00Z">
        <w:r w:rsidDel="00CC32D0">
          <w:rPr>
            <w:rStyle w:val="FootnoteReference"/>
          </w:rPr>
          <w:footnoteRef/>
        </w:r>
        <w:r w:rsidDel="00CC32D0">
          <w:delText xml:space="preserve"> </w:delText>
        </w:r>
        <w:r w:rsidRPr="00946D5D" w:rsidDel="00CC32D0">
          <w:rPr>
            <w:rFonts w:ascii="Times New Roman" w:hAnsi="Times New Roman" w:cs="Times New Roman"/>
            <w:sz w:val="24"/>
            <w:szCs w:val="24"/>
          </w:rPr>
          <w:delText>RTU’s are taxonomic units defined by readily identifiable characteristics in the field</w:delText>
        </w:r>
      </w:del>
      <w:ins w:id="191" w:author="Graham Forrester" w:date="2018-08-10T15:57:00Z">
        <w:del w:id="192" w:author="Nicole" w:date="2018-08-14T10:55:00Z">
          <w:r w:rsidR="001B5A05" w:rsidDel="00CC32D0">
            <w:rPr>
              <w:rFonts w:ascii="Times New Roman" w:hAnsi="Times New Roman" w:cs="Times New Roman"/>
              <w:sz w:val="24"/>
              <w:szCs w:val="24"/>
            </w:rPr>
            <w:delText xml:space="preserve"> </w:delText>
          </w:r>
          <w:r w:rsidR="001B5A05" w:rsidRPr="001B5A05" w:rsidDel="00CC32D0">
            <w:rPr>
              <w:rFonts w:ascii="Times New Roman" w:hAnsi="Times New Roman" w:cs="Times New Roman"/>
              <w:sz w:val="24"/>
              <w:szCs w:val="24"/>
              <w:rPrChange w:id="193" w:author="Graham Forrester" w:date="2018-08-10T15:57:00Z">
                <w:rPr>
                  <w:rFonts w:ascii="Times New Roman" w:hAnsi="Times New Roman" w:cs="Times New Roman"/>
                </w:rPr>
              </w:rPrChange>
            </w:rPr>
            <w:fldChar w:fldCharType="begin" w:fldLock="1"/>
          </w:r>
          <w:r w:rsidR="001B5A05" w:rsidRPr="001B5A05" w:rsidDel="00CC32D0">
            <w:rPr>
              <w:rFonts w:ascii="Times New Roman" w:hAnsi="Times New Roman" w:cs="Times New Roman"/>
              <w:sz w:val="24"/>
              <w:szCs w:val="24"/>
              <w:rPrChange w:id="194" w:author="Graham Forrester" w:date="2018-08-10T15:57:00Z">
                <w:rPr>
                  <w:rFonts w:ascii="Times New Roman" w:hAnsi="Times New Roman" w:cs="Times New Roman"/>
                </w:rPr>
              </w:rPrChange>
            </w:rPr>
            <w:delInstrText>ADDIN CSL_CITATION {"citationItems":[{"id":"ITEM-1","itemData":{"DOI":"10.1016/j.ecolind.2012.02.033","ISBN":"1470-160X","ISSN":"1470160X","abstract":"In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Indicators","id":"ITEM-1","issued":{"date-parts":[["2012"]]},"note":"looking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species\"","type":"article-journal","volume":"20"},"uris":["http://www.mendeley.com/documents/?uuid=ffca55f6-046c-438c-8e15-6b192004873e"]}],"mendeley":{"formattedCitation":"(Sebek et al., 2012)","plainTextFormattedCitation":"(Sebek et al., 2012)","previouslyFormattedCitation":"(Sebek et al., 2012)"},"properties":{"noteIndex":0},"schema":"https://github.com/citation-style-language/schema/raw/master/csl-citation.json"}</w:delInstrText>
          </w:r>
          <w:r w:rsidR="001B5A05" w:rsidRPr="001B5A05" w:rsidDel="00CC32D0">
            <w:rPr>
              <w:rFonts w:ascii="Times New Roman" w:hAnsi="Times New Roman" w:cs="Times New Roman"/>
              <w:sz w:val="24"/>
              <w:szCs w:val="24"/>
              <w:rPrChange w:id="195" w:author="Graham Forrester" w:date="2018-08-10T15:57:00Z">
                <w:rPr>
                  <w:rFonts w:ascii="Times New Roman" w:hAnsi="Times New Roman" w:cs="Times New Roman"/>
                </w:rPr>
              </w:rPrChange>
            </w:rPr>
            <w:fldChar w:fldCharType="separate"/>
          </w:r>
          <w:r w:rsidR="001B5A05" w:rsidRPr="001B5A05" w:rsidDel="00CC32D0">
            <w:rPr>
              <w:rFonts w:ascii="Times New Roman" w:hAnsi="Times New Roman" w:cs="Times New Roman"/>
              <w:sz w:val="24"/>
              <w:szCs w:val="24"/>
              <w:rPrChange w:id="196" w:author="Graham Forrester" w:date="2018-08-10T15:57:00Z">
                <w:rPr>
                  <w:rFonts w:ascii="Times New Roman" w:hAnsi="Times New Roman" w:cs="Times New Roman"/>
                  <w:noProof/>
                </w:rPr>
              </w:rPrChange>
            </w:rPr>
            <w:delText>(Sebek et al., 2012)</w:delText>
          </w:r>
          <w:r w:rsidR="001B5A05" w:rsidRPr="001B5A05" w:rsidDel="00CC32D0">
            <w:rPr>
              <w:rFonts w:ascii="Times New Roman" w:hAnsi="Times New Roman" w:cs="Times New Roman"/>
              <w:sz w:val="24"/>
              <w:szCs w:val="24"/>
              <w:rPrChange w:id="197" w:author="Graham Forrester" w:date="2018-08-10T15:57:00Z">
                <w:rPr>
                  <w:rFonts w:ascii="Times New Roman" w:hAnsi="Times New Roman" w:cs="Times New Roman"/>
                </w:rPr>
              </w:rPrChange>
            </w:rPr>
            <w:fldChar w:fldCharType="end"/>
          </w:r>
          <w:r w:rsidR="001B5A05" w:rsidRPr="001B5A05" w:rsidDel="00CC32D0">
            <w:rPr>
              <w:rFonts w:ascii="Times New Roman" w:hAnsi="Times New Roman" w:cs="Times New Roman"/>
              <w:sz w:val="24"/>
              <w:szCs w:val="24"/>
              <w:rPrChange w:id="198" w:author="Graham Forrester" w:date="2018-08-10T15:57:00Z">
                <w:rPr>
                  <w:rFonts w:ascii="Times New Roman" w:hAnsi="Times New Roman" w:cs="Times New Roman"/>
                </w:rPr>
              </w:rPrChange>
            </w:rPr>
            <w:delText>.</w:delText>
          </w:r>
        </w:del>
      </w:ins>
      <w:del w:id="199" w:author="Nicole" w:date="2018-08-14T10:55:00Z">
        <w:r w:rsidRPr="00946D5D" w:rsidDel="00CC32D0">
          <w:rPr>
            <w:rFonts w:ascii="Times New Roman" w:hAnsi="Times New Roman" w:cs="Times New Roman"/>
            <w:sz w:val="24"/>
            <w:szCs w:val="24"/>
          </w:rPr>
          <w:delText>. For some groups, including corals and sponges, not all individuals can be recognized to species in the field, so this study uses RTU’s identified by SCUBA survey.</w:delText>
        </w:r>
      </w:del>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0AF"/>
    <w:rsid w:val="000056FD"/>
    <w:rsid w:val="00015033"/>
    <w:rsid w:val="00040576"/>
    <w:rsid w:val="000454EC"/>
    <w:rsid w:val="000560AF"/>
    <w:rsid w:val="00063837"/>
    <w:rsid w:val="000B29A6"/>
    <w:rsid w:val="000B36F3"/>
    <w:rsid w:val="000C1943"/>
    <w:rsid w:val="000C7138"/>
    <w:rsid w:val="000E3140"/>
    <w:rsid w:val="00100945"/>
    <w:rsid w:val="00107F9C"/>
    <w:rsid w:val="00121E17"/>
    <w:rsid w:val="001359E6"/>
    <w:rsid w:val="0014500F"/>
    <w:rsid w:val="00150075"/>
    <w:rsid w:val="00161389"/>
    <w:rsid w:val="00166447"/>
    <w:rsid w:val="001669DB"/>
    <w:rsid w:val="0018077E"/>
    <w:rsid w:val="001905E3"/>
    <w:rsid w:val="001B5A05"/>
    <w:rsid w:val="001C54E0"/>
    <w:rsid w:val="001C59C7"/>
    <w:rsid w:val="001D33E7"/>
    <w:rsid w:val="001E31C1"/>
    <w:rsid w:val="00211979"/>
    <w:rsid w:val="00213D75"/>
    <w:rsid w:val="002222F5"/>
    <w:rsid w:val="0022242E"/>
    <w:rsid w:val="00294D79"/>
    <w:rsid w:val="00297EA0"/>
    <w:rsid w:val="00314DC1"/>
    <w:rsid w:val="00345AA8"/>
    <w:rsid w:val="00365A66"/>
    <w:rsid w:val="00380A89"/>
    <w:rsid w:val="00397CE8"/>
    <w:rsid w:val="003A0710"/>
    <w:rsid w:val="003A3E52"/>
    <w:rsid w:val="003A6AA7"/>
    <w:rsid w:val="003B04C7"/>
    <w:rsid w:val="003B4A9F"/>
    <w:rsid w:val="003B6B73"/>
    <w:rsid w:val="003D38B1"/>
    <w:rsid w:val="003D5B02"/>
    <w:rsid w:val="003E4205"/>
    <w:rsid w:val="00441CA2"/>
    <w:rsid w:val="00447DE7"/>
    <w:rsid w:val="0045141F"/>
    <w:rsid w:val="004560C3"/>
    <w:rsid w:val="004A3292"/>
    <w:rsid w:val="004B5893"/>
    <w:rsid w:val="004B69C8"/>
    <w:rsid w:val="004C3BDB"/>
    <w:rsid w:val="004E7FA9"/>
    <w:rsid w:val="00514541"/>
    <w:rsid w:val="0051515C"/>
    <w:rsid w:val="00521F88"/>
    <w:rsid w:val="00524ABC"/>
    <w:rsid w:val="00532B8F"/>
    <w:rsid w:val="005420AE"/>
    <w:rsid w:val="0057203E"/>
    <w:rsid w:val="00584F78"/>
    <w:rsid w:val="005B1018"/>
    <w:rsid w:val="005E1A0C"/>
    <w:rsid w:val="00605415"/>
    <w:rsid w:val="006165A3"/>
    <w:rsid w:val="00634FF5"/>
    <w:rsid w:val="0063779F"/>
    <w:rsid w:val="00672F8E"/>
    <w:rsid w:val="006757D5"/>
    <w:rsid w:val="006776C7"/>
    <w:rsid w:val="006837B3"/>
    <w:rsid w:val="006B3A65"/>
    <w:rsid w:val="006C6467"/>
    <w:rsid w:val="006D0EBA"/>
    <w:rsid w:val="006F1C0E"/>
    <w:rsid w:val="006F7259"/>
    <w:rsid w:val="007175A5"/>
    <w:rsid w:val="007520C9"/>
    <w:rsid w:val="007629C0"/>
    <w:rsid w:val="0076482D"/>
    <w:rsid w:val="00772C15"/>
    <w:rsid w:val="00787565"/>
    <w:rsid w:val="007A2FDE"/>
    <w:rsid w:val="007C093C"/>
    <w:rsid w:val="007C58E3"/>
    <w:rsid w:val="007D7C82"/>
    <w:rsid w:val="0080051B"/>
    <w:rsid w:val="00800ACA"/>
    <w:rsid w:val="00807653"/>
    <w:rsid w:val="008420BD"/>
    <w:rsid w:val="008667D6"/>
    <w:rsid w:val="00867ABA"/>
    <w:rsid w:val="00894420"/>
    <w:rsid w:val="0089444B"/>
    <w:rsid w:val="008B3C0F"/>
    <w:rsid w:val="008C011B"/>
    <w:rsid w:val="008E6C59"/>
    <w:rsid w:val="008F78F4"/>
    <w:rsid w:val="00906B2D"/>
    <w:rsid w:val="00916D7F"/>
    <w:rsid w:val="009347E3"/>
    <w:rsid w:val="00937694"/>
    <w:rsid w:val="0094103A"/>
    <w:rsid w:val="00982985"/>
    <w:rsid w:val="00987EBE"/>
    <w:rsid w:val="00992B04"/>
    <w:rsid w:val="009F1381"/>
    <w:rsid w:val="009F4DAA"/>
    <w:rsid w:val="009F6551"/>
    <w:rsid w:val="00A033FB"/>
    <w:rsid w:val="00A12636"/>
    <w:rsid w:val="00A21ED1"/>
    <w:rsid w:val="00A323FD"/>
    <w:rsid w:val="00A71B3D"/>
    <w:rsid w:val="00A90DD3"/>
    <w:rsid w:val="00A91483"/>
    <w:rsid w:val="00AD70CA"/>
    <w:rsid w:val="00B14463"/>
    <w:rsid w:val="00B62CB5"/>
    <w:rsid w:val="00B86EA7"/>
    <w:rsid w:val="00BD47CE"/>
    <w:rsid w:val="00BE2858"/>
    <w:rsid w:val="00BE304F"/>
    <w:rsid w:val="00BF0D2A"/>
    <w:rsid w:val="00C02277"/>
    <w:rsid w:val="00C11D4B"/>
    <w:rsid w:val="00C50853"/>
    <w:rsid w:val="00C65FB9"/>
    <w:rsid w:val="00C8148D"/>
    <w:rsid w:val="00C843B7"/>
    <w:rsid w:val="00CC16AE"/>
    <w:rsid w:val="00CC32D0"/>
    <w:rsid w:val="00CC54A8"/>
    <w:rsid w:val="00CF5CC7"/>
    <w:rsid w:val="00D07EAD"/>
    <w:rsid w:val="00D11E75"/>
    <w:rsid w:val="00D20B76"/>
    <w:rsid w:val="00D34A81"/>
    <w:rsid w:val="00D46D6E"/>
    <w:rsid w:val="00D530AE"/>
    <w:rsid w:val="00D57408"/>
    <w:rsid w:val="00D60BE6"/>
    <w:rsid w:val="00D6560C"/>
    <w:rsid w:val="00D72CBD"/>
    <w:rsid w:val="00D9415C"/>
    <w:rsid w:val="00DA779B"/>
    <w:rsid w:val="00DB7BEB"/>
    <w:rsid w:val="00DD6FC1"/>
    <w:rsid w:val="00E01D7C"/>
    <w:rsid w:val="00E0265F"/>
    <w:rsid w:val="00E60973"/>
    <w:rsid w:val="00EA33EA"/>
    <w:rsid w:val="00EA448A"/>
    <w:rsid w:val="00EB63C7"/>
    <w:rsid w:val="00ED45D0"/>
    <w:rsid w:val="00EF29C4"/>
    <w:rsid w:val="00F109D7"/>
    <w:rsid w:val="00F275FA"/>
    <w:rsid w:val="00F419E1"/>
    <w:rsid w:val="00F62EFD"/>
    <w:rsid w:val="00F76CCE"/>
    <w:rsid w:val="00F918E6"/>
    <w:rsid w:val="00FE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3B636A1-4190-4493-B5EB-51627D493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11</Pages>
  <Words>16762</Words>
  <Characters>95549</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dc:creator>
  <cp:keywords/>
  <dc:description/>
  <cp:lastModifiedBy>Nicole</cp:lastModifiedBy>
  <cp:revision>18</cp:revision>
  <cp:lastPrinted>2018-08-14T16:15:00Z</cp:lastPrinted>
  <dcterms:created xsi:type="dcterms:W3CDTF">2018-08-13T17:50:00Z</dcterms:created>
  <dcterms:modified xsi:type="dcterms:W3CDTF">2018-08-14T18:27:00Z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211e5fc9-3be7-3c76-9f96-a7a85a1dc49e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